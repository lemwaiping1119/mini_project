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03286" w14:textId="34175025" w:rsidR="00A54283" w:rsidRPr="0079682E" w:rsidRDefault="0FC59CEB" w:rsidP="00EF5D5F">
      <w:pPr>
        <w:pStyle w:val="Heading1"/>
        <w:jc w:val="center"/>
      </w:pPr>
      <w:bookmarkStart w:id="0" w:name="_Toc177135275"/>
      <w:r>
        <w:t>Traffic Sign Classification</w:t>
      </w:r>
      <w:bookmarkEnd w:id="0"/>
    </w:p>
    <w:p w14:paraId="108F1FA4" w14:textId="77777777" w:rsidR="00A54283" w:rsidRPr="0079682E" w:rsidRDefault="00A54283" w:rsidP="00A54283">
      <w:pPr>
        <w:tabs>
          <w:tab w:val="left" w:pos="3800"/>
        </w:tabs>
        <w:spacing w:after="0" w:line="360" w:lineRule="auto"/>
        <w:jc w:val="center"/>
        <w:rPr>
          <w:rFonts w:ascii="Times New Roman" w:eastAsia="SimSun" w:hAnsi="Times New Roman" w:cs="Times New Roman"/>
          <w:sz w:val="24"/>
          <w:szCs w:val="24"/>
          <w:lang w:val="en-US" w:eastAsia="en-US" w:bidi="en-US"/>
        </w:rPr>
      </w:pPr>
      <w:r w:rsidRPr="0079682E">
        <w:rPr>
          <w:rFonts w:ascii="Times New Roman" w:eastAsia="SimSun" w:hAnsi="Times New Roman" w:cs="Times New Roman"/>
          <w:sz w:val="24"/>
          <w:szCs w:val="24"/>
          <w:lang w:val="en-US" w:eastAsia="en-US" w:bidi="en-US"/>
        </w:rPr>
        <w:t>By</w:t>
      </w:r>
    </w:p>
    <w:p w14:paraId="5DBD8BB3" w14:textId="3C005600" w:rsidR="00A54283" w:rsidRDefault="00263A7B" w:rsidP="00A54283">
      <w:pPr>
        <w:tabs>
          <w:tab w:val="left" w:pos="3800"/>
        </w:tabs>
        <w:spacing w:after="0" w:line="360" w:lineRule="auto"/>
        <w:jc w:val="center"/>
        <w:rPr>
          <w:rFonts w:ascii="Times New Roman" w:eastAsia="SimSun" w:hAnsi="Times New Roman" w:cs="Times New Roman"/>
          <w:sz w:val="24"/>
          <w:szCs w:val="24"/>
          <w:lang w:val="en-US" w:eastAsia="en-US" w:bidi="en-US"/>
        </w:rPr>
      </w:pPr>
      <w:r>
        <w:rPr>
          <w:rFonts w:ascii="Times New Roman" w:eastAsia="SimSun" w:hAnsi="Times New Roman" w:cs="Times New Roman"/>
          <w:sz w:val="24"/>
          <w:szCs w:val="24"/>
          <w:lang w:val="en-US" w:eastAsia="en-US" w:bidi="en-US"/>
        </w:rPr>
        <w:t>Foo Wai Jun</w:t>
      </w:r>
    </w:p>
    <w:p w14:paraId="5E285542" w14:textId="42CF65DB" w:rsidR="00263A7B" w:rsidRDefault="00263A7B" w:rsidP="00A54283">
      <w:pPr>
        <w:tabs>
          <w:tab w:val="left" w:pos="3800"/>
        </w:tabs>
        <w:spacing w:after="0" w:line="360" w:lineRule="auto"/>
        <w:jc w:val="center"/>
        <w:rPr>
          <w:rFonts w:ascii="Times New Roman" w:eastAsia="SimSun" w:hAnsi="Times New Roman" w:cs="Times New Roman"/>
          <w:sz w:val="24"/>
          <w:szCs w:val="24"/>
          <w:lang w:val="en-US" w:eastAsia="en-US" w:bidi="en-US"/>
        </w:rPr>
      </w:pPr>
      <w:r>
        <w:rPr>
          <w:rFonts w:ascii="Times New Roman" w:eastAsia="SimSun" w:hAnsi="Times New Roman" w:cs="Times New Roman"/>
          <w:sz w:val="24"/>
          <w:szCs w:val="24"/>
          <w:lang w:val="en-US" w:eastAsia="en-US" w:bidi="en-US"/>
        </w:rPr>
        <w:t>Lem Wai Ping</w:t>
      </w:r>
    </w:p>
    <w:p w14:paraId="4BA549EA" w14:textId="5C6E66F0" w:rsidR="00A54283" w:rsidRPr="0079682E" w:rsidRDefault="004341C0" w:rsidP="00A54283">
      <w:pPr>
        <w:tabs>
          <w:tab w:val="left" w:pos="3800"/>
        </w:tabs>
        <w:spacing w:after="0" w:line="360" w:lineRule="auto"/>
        <w:jc w:val="center"/>
        <w:rPr>
          <w:rFonts w:ascii="Times New Roman" w:eastAsia="SimSun" w:hAnsi="Times New Roman" w:cs="Times New Roman"/>
          <w:sz w:val="24"/>
          <w:szCs w:val="24"/>
          <w:lang w:val="en-US" w:eastAsia="en-US" w:bidi="en-US"/>
        </w:rPr>
      </w:pPr>
      <w:r w:rsidRPr="004341C0">
        <w:rPr>
          <w:rFonts w:ascii="Times New Roman" w:eastAsia="SimSun" w:hAnsi="Times New Roman" w:cs="Times New Roman"/>
          <w:sz w:val="24"/>
          <w:szCs w:val="24"/>
          <w:lang w:eastAsia="en-US" w:bidi="en-US"/>
        </w:rPr>
        <w:t>YEO PEI HAN</w:t>
      </w:r>
    </w:p>
    <w:p w14:paraId="1F116177" w14:textId="77777777" w:rsidR="00A54283" w:rsidRPr="0079682E" w:rsidRDefault="00A54283" w:rsidP="00A54283">
      <w:pPr>
        <w:tabs>
          <w:tab w:val="left" w:pos="3800"/>
        </w:tabs>
        <w:spacing w:after="0" w:line="360" w:lineRule="auto"/>
        <w:jc w:val="center"/>
        <w:rPr>
          <w:rFonts w:ascii="Times New Roman" w:eastAsia="SimSun" w:hAnsi="Times New Roman" w:cs="Times New Roman"/>
          <w:sz w:val="24"/>
          <w:szCs w:val="24"/>
          <w:lang w:val="en-US" w:eastAsia="en-US" w:bidi="en-US"/>
        </w:rPr>
      </w:pPr>
    </w:p>
    <w:p w14:paraId="78D4C255" w14:textId="77777777" w:rsidR="00A54283" w:rsidRPr="0079682E" w:rsidRDefault="00A54283" w:rsidP="00A54283">
      <w:pPr>
        <w:tabs>
          <w:tab w:val="left" w:pos="3800"/>
        </w:tabs>
        <w:spacing w:after="0" w:line="360" w:lineRule="auto"/>
        <w:jc w:val="center"/>
        <w:rPr>
          <w:rFonts w:ascii="Times New Roman" w:eastAsia="SimSun" w:hAnsi="Times New Roman" w:cs="Times New Roman"/>
          <w:sz w:val="24"/>
          <w:szCs w:val="24"/>
          <w:lang w:val="en-US" w:eastAsia="en-US" w:bidi="en-US"/>
        </w:rPr>
      </w:pPr>
    </w:p>
    <w:p w14:paraId="15302840" w14:textId="77777777" w:rsidR="00A54283" w:rsidRPr="0079682E" w:rsidRDefault="00A54283" w:rsidP="00A54283">
      <w:pPr>
        <w:tabs>
          <w:tab w:val="left" w:pos="3800"/>
        </w:tabs>
        <w:spacing w:after="0" w:line="360" w:lineRule="auto"/>
        <w:jc w:val="center"/>
        <w:rPr>
          <w:rFonts w:ascii="Times New Roman" w:eastAsia="SimSun" w:hAnsi="Times New Roman" w:cs="Times New Roman"/>
          <w:sz w:val="24"/>
          <w:szCs w:val="24"/>
          <w:lang w:val="en-US" w:eastAsia="en-US" w:bidi="en-US"/>
        </w:rPr>
      </w:pPr>
    </w:p>
    <w:p w14:paraId="7384CBFB" w14:textId="77777777" w:rsidR="00A54283" w:rsidRPr="0079682E" w:rsidRDefault="00A54283" w:rsidP="00A54283">
      <w:pPr>
        <w:tabs>
          <w:tab w:val="left" w:pos="3800"/>
        </w:tabs>
        <w:spacing w:after="0" w:line="360" w:lineRule="auto"/>
        <w:jc w:val="center"/>
        <w:rPr>
          <w:rFonts w:ascii="Times New Roman" w:eastAsia="SimSun" w:hAnsi="Times New Roman" w:cs="Times New Roman"/>
          <w:sz w:val="24"/>
          <w:szCs w:val="24"/>
          <w:lang w:val="en-US" w:eastAsia="en-US" w:bidi="en-US"/>
        </w:rPr>
      </w:pPr>
    </w:p>
    <w:p w14:paraId="489246E2" w14:textId="77777777" w:rsidR="00A54283" w:rsidRPr="0079682E" w:rsidRDefault="00A54283" w:rsidP="00A54283">
      <w:pPr>
        <w:tabs>
          <w:tab w:val="left" w:pos="3800"/>
        </w:tabs>
        <w:spacing w:after="0" w:line="360" w:lineRule="auto"/>
        <w:jc w:val="center"/>
        <w:rPr>
          <w:rFonts w:ascii="Times New Roman" w:eastAsia="SimSun" w:hAnsi="Times New Roman" w:cs="Times New Roman"/>
          <w:sz w:val="24"/>
          <w:szCs w:val="24"/>
          <w:lang w:val="en-US" w:eastAsia="en-US" w:bidi="en-US"/>
        </w:rPr>
      </w:pPr>
    </w:p>
    <w:p w14:paraId="30417757" w14:textId="77777777" w:rsidR="00A54283" w:rsidRPr="0079682E" w:rsidRDefault="00A54283" w:rsidP="00A54283">
      <w:pPr>
        <w:tabs>
          <w:tab w:val="left" w:pos="3800"/>
        </w:tabs>
        <w:spacing w:after="0" w:line="360" w:lineRule="auto"/>
        <w:jc w:val="center"/>
        <w:rPr>
          <w:rFonts w:ascii="Times New Roman" w:eastAsia="SimSun" w:hAnsi="Times New Roman" w:cs="Times New Roman"/>
          <w:sz w:val="24"/>
          <w:szCs w:val="24"/>
          <w:lang w:val="en-US" w:eastAsia="en-US" w:bidi="en-US"/>
        </w:rPr>
      </w:pPr>
    </w:p>
    <w:p w14:paraId="5A8C1D9E" w14:textId="77777777" w:rsidR="00A54283" w:rsidRPr="0079682E" w:rsidRDefault="00A54283" w:rsidP="00A54283">
      <w:pPr>
        <w:tabs>
          <w:tab w:val="left" w:pos="3800"/>
        </w:tabs>
        <w:spacing w:after="0" w:line="360" w:lineRule="auto"/>
        <w:jc w:val="center"/>
        <w:rPr>
          <w:rFonts w:ascii="Times New Roman" w:eastAsia="SimSun" w:hAnsi="Times New Roman" w:cs="Times New Roman"/>
          <w:sz w:val="24"/>
          <w:szCs w:val="24"/>
          <w:lang w:val="en-US" w:eastAsia="en-US" w:bidi="en-US"/>
        </w:rPr>
      </w:pPr>
    </w:p>
    <w:p w14:paraId="4C592E82" w14:textId="77777777" w:rsidR="00A54283" w:rsidRPr="0079682E" w:rsidRDefault="00A54283" w:rsidP="00A54283">
      <w:pPr>
        <w:tabs>
          <w:tab w:val="left" w:pos="3800"/>
        </w:tabs>
        <w:spacing w:after="0" w:line="360" w:lineRule="auto"/>
        <w:jc w:val="center"/>
        <w:rPr>
          <w:rFonts w:ascii="Times New Roman" w:eastAsia="SimSun" w:hAnsi="Times New Roman" w:cs="Times New Roman"/>
          <w:sz w:val="24"/>
          <w:szCs w:val="24"/>
          <w:lang w:val="en-US" w:eastAsia="en-US" w:bidi="en-US"/>
        </w:rPr>
      </w:pPr>
    </w:p>
    <w:p w14:paraId="5B4FC6B5" w14:textId="77777777" w:rsidR="00A54283" w:rsidRPr="0079682E" w:rsidRDefault="00A54283" w:rsidP="004E5CAE">
      <w:pPr>
        <w:tabs>
          <w:tab w:val="left" w:pos="3800"/>
        </w:tabs>
        <w:spacing w:after="0" w:line="360" w:lineRule="auto"/>
        <w:rPr>
          <w:rFonts w:ascii="Times New Roman" w:eastAsia="SimSun" w:hAnsi="Times New Roman" w:cs="Times New Roman"/>
          <w:sz w:val="24"/>
          <w:szCs w:val="24"/>
          <w:lang w:val="en-US" w:eastAsia="en-US" w:bidi="en-US"/>
        </w:rPr>
      </w:pPr>
    </w:p>
    <w:p w14:paraId="41C66E25" w14:textId="77777777" w:rsidR="003719B9" w:rsidRPr="001737C6" w:rsidRDefault="003719B9" w:rsidP="003719B9">
      <w:pPr>
        <w:spacing w:line="360" w:lineRule="auto"/>
        <w:jc w:val="center"/>
        <w:rPr>
          <w:rFonts w:ascii="Times New Roman" w:hAnsi="Times New Roman"/>
          <w:bCs/>
        </w:rPr>
      </w:pPr>
      <w:r w:rsidRPr="001737C6">
        <w:rPr>
          <w:rFonts w:ascii="Times New Roman" w:hAnsi="Times New Roman"/>
          <w:bCs/>
        </w:rPr>
        <w:t>A REPORT</w:t>
      </w:r>
    </w:p>
    <w:p w14:paraId="747C57AE" w14:textId="77777777" w:rsidR="003719B9" w:rsidRPr="001737C6" w:rsidRDefault="003719B9" w:rsidP="003719B9">
      <w:pPr>
        <w:spacing w:line="360" w:lineRule="auto"/>
        <w:jc w:val="center"/>
        <w:rPr>
          <w:rFonts w:ascii="Times New Roman" w:hAnsi="Times New Roman"/>
          <w:bCs/>
        </w:rPr>
      </w:pPr>
      <w:r w:rsidRPr="001737C6">
        <w:rPr>
          <w:rFonts w:ascii="Times New Roman" w:hAnsi="Times New Roman"/>
          <w:bCs/>
        </w:rPr>
        <w:t>SUBMITTED TO</w:t>
      </w:r>
    </w:p>
    <w:p w14:paraId="613CB109" w14:textId="77777777" w:rsidR="003719B9" w:rsidRPr="001737C6" w:rsidRDefault="003719B9" w:rsidP="003719B9">
      <w:pPr>
        <w:spacing w:line="360" w:lineRule="auto"/>
        <w:jc w:val="center"/>
        <w:rPr>
          <w:rFonts w:ascii="Times New Roman" w:hAnsi="Times New Roman"/>
          <w:bCs/>
        </w:rPr>
      </w:pPr>
      <w:proofErr w:type="spellStart"/>
      <w:r w:rsidRPr="001737C6">
        <w:rPr>
          <w:rFonts w:ascii="Times New Roman" w:hAnsi="Times New Roman"/>
          <w:bCs/>
        </w:rPr>
        <w:t>Universiti</w:t>
      </w:r>
      <w:proofErr w:type="spellEnd"/>
      <w:r w:rsidRPr="001737C6">
        <w:rPr>
          <w:rFonts w:ascii="Times New Roman" w:hAnsi="Times New Roman"/>
          <w:bCs/>
        </w:rPr>
        <w:t xml:space="preserve"> </w:t>
      </w:r>
      <w:proofErr w:type="spellStart"/>
      <w:r w:rsidRPr="001737C6">
        <w:rPr>
          <w:rFonts w:ascii="Times New Roman" w:hAnsi="Times New Roman"/>
          <w:bCs/>
        </w:rPr>
        <w:t>Tunku</w:t>
      </w:r>
      <w:proofErr w:type="spellEnd"/>
      <w:r w:rsidRPr="001737C6">
        <w:rPr>
          <w:rFonts w:ascii="Times New Roman" w:hAnsi="Times New Roman"/>
          <w:bCs/>
        </w:rPr>
        <w:t xml:space="preserve"> Abdul Rahman</w:t>
      </w:r>
    </w:p>
    <w:p w14:paraId="706085CD" w14:textId="77777777" w:rsidR="003719B9" w:rsidRPr="001737C6" w:rsidRDefault="003719B9" w:rsidP="003719B9">
      <w:pPr>
        <w:spacing w:line="360" w:lineRule="auto"/>
        <w:jc w:val="center"/>
        <w:rPr>
          <w:rFonts w:ascii="Times New Roman" w:hAnsi="Times New Roman"/>
          <w:bCs/>
        </w:rPr>
      </w:pPr>
      <w:r w:rsidRPr="001737C6">
        <w:rPr>
          <w:rFonts w:ascii="Times New Roman" w:hAnsi="Times New Roman"/>
          <w:bCs/>
        </w:rPr>
        <w:t xml:space="preserve">in partial </w:t>
      </w:r>
      <w:proofErr w:type="spellStart"/>
      <w:r w:rsidRPr="001737C6">
        <w:rPr>
          <w:rFonts w:ascii="Times New Roman" w:hAnsi="Times New Roman"/>
          <w:bCs/>
        </w:rPr>
        <w:t>fulfillment</w:t>
      </w:r>
      <w:proofErr w:type="spellEnd"/>
      <w:r w:rsidRPr="001737C6">
        <w:rPr>
          <w:rFonts w:ascii="Times New Roman" w:hAnsi="Times New Roman"/>
          <w:bCs/>
        </w:rPr>
        <w:t xml:space="preserve"> of the requirements</w:t>
      </w:r>
    </w:p>
    <w:p w14:paraId="41F9FA04" w14:textId="77777777" w:rsidR="003719B9" w:rsidRPr="001737C6" w:rsidRDefault="003719B9" w:rsidP="003719B9">
      <w:pPr>
        <w:spacing w:line="360" w:lineRule="auto"/>
        <w:jc w:val="center"/>
        <w:rPr>
          <w:rFonts w:ascii="Times New Roman" w:hAnsi="Times New Roman"/>
          <w:bCs/>
        </w:rPr>
      </w:pPr>
      <w:r w:rsidRPr="001737C6">
        <w:rPr>
          <w:rFonts w:ascii="Times New Roman" w:hAnsi="Times New Roman"/>
          <w:bCs/>
        </w:rPr>
        <w:t>for the degree of</w:t>
      </w:r>
    </w:p>
    <w:p w14:paraId="2DF93EB3" w14:textId="77777777" w:rsidR="003719B9" w:rsidRPr="001737C6" w:rsidRDefault="003719B9" w:rsidP="003719B9">
      <w:pPr>
        <w:spacing w:line="360" w:lineRule="auto"/>
        <w:jc w:val="center"/>
        <w:rPr>
          <w:rFonts w:ascii="Times New Roman" w:hAnsi="Times New Roman"/>
          <w:bCs/>
        </w:rPr>
      </w:pPr>
      <w:r w:rsidRPr="001737C6">
        <w:rPr>
          <w:rFonts w:ascii="Times New Roman" w:hAnsi="Times New Roman"/>
          <w:bCs/>
        </w:rPr>
        <w:t>BACHELOR OF COMPUTER SCIENCE (HON</w:t>
      </w:r>
      <w:r>
        <w:rPr>
          <w:rFonts w:ascii="Times New Roman" w:hAnsi="Times New Roman"/>
          <w:bCs/>
        </w:rPr>
        <w:t>OUR</w:t>
      </w:r>
      <w:r w:rsidRPr="001737C6">
        <w:rPr>
          <w:rFonts w:ascii="Times New Roman" w:hAnsi="Times New Roman"/>
          <w:bCs/>
        </w:rPr>
        <w:t>S)</w:t>
      </w:r>
    </w:p>
    <w:p w14:paraId="4DE72B4C" w14:textId="77777777" w:rsidR="003719B9" w:rsidRPr="001737C6" w:rsidRDefault="003719B9" w:rsidP="003719B9">
      <w:pPr>
        <w:spacing w:line="360" w:lineRule="auto"/>
        <w:jc w:val="center"/>
        <w:rPr>
          <w:rFonts w:ascii="Times New Roman" w:hAnsi="Times New Roman"/>
          <w:bCs/>
        </w:rPr>
      </w:pPr>
      <w:r w:rsidRPr="001737C6">
        <w:rPr>
          <w:rFonts w:ascii="Times New Roman" w:hAnsi="Times New Roman"/>
          <w:bCs/>
        </w:rPr>
        <w:t>Faculty of Information and Communication Technology</w:t>
      </w:r>
    </w:p>
    <w:p w14:paraId="3874ED62" w14:textId="77777777" w:rsidR="003719B9" w:rsidRPr="001737C6" w:rsidRDefault="003719B9" w:rsidP="003719B9">
      <w:pPr>
        <w:spacing w:line="360" w:lineRule="auto"/>
        <w:jc w:val="center"/>
        <w:rPr>
          <w:rFonts w:ascii="Times New Roman" w:hAnsi="Times New Roman"/>
          <w:bCs/>
        </w:rPr>
      </w:pPr>
      <w:r w:rsidRPr="001737C6">
        <w:rPr>
          <w:rFonts w:ascii="Times New Roman" w:hAnsi="Times New Roman"/>
          <w:bCs/>
        </w:rPr>
        <w:t>(Kampar Campus)</w:t>
      </w:r>
    </w:p>
    <w:p w14:paraId="090A529E" w14:textId="77777777" w:rsidR="00A54283" w:rsidRPr="0079682E" w:rsidRDefault="00A54283" w:rsidP="00A54283">
      <w:pPr>
        <w:spacing w:after="0" w:line="360" w:lineRule="auto"/>
        <w:jc w:val="center"/>
        <w:rPr>
          <w:rFonts w:ascii="Times New Roman" w:eastAsia="SimSun" w:hAnsi="Times New Roman" w:cs="Times New Roman"/>
          <w:sz w:val="24"/>
          <w:szCs w:val="24"/>
          <w:lang w:val="en-US" w:eastAsia="en-US" w:bidi="en-US"/>
        </w:rPr>
      </w:pPr>
    </w:p>
    <w:p w14:paraId="6C102660" w14:textId="77777777" w:rsidR="00A54283" w:rsidRPr="0079682E" w:rsidRDefault="00A54283" w:rsidP="00A54283">
      <w:pPr>
        <w:spacing w:after="0" w:line="360" w:lineRule="auto"/>
        <w:jc w:val="center"/>
        <w:rPr>
          <w:rFonts w:ascii="Times New Roman" w:eastAsia="SimSun" w:hAnsi="Times New Roman" w:cs="Times New Roman"/>
          <w:sz w:val="24"/>
          <w:szCs w:val="24"/>
          <w:lang w:val="en-US" w:eastAsia="en-US" w:bidi="en-US"/>
        </w:rPr>
      </w:pPr>
    </w:p>
    <w:p w14:paraId="002667C6" w14:textId="72B32DC1" w:rsidR="00A54283" w:rsidRDefault="004E5CAE" w:rsidP="00D33828">
      <w:pPr>
        <w:spacing w:after="0" w:line="360" w:lineRule="auto"/>
        <w:jc w:val="center"/>
        <w:rPr>
          <w:rFonts w:ascii="Times New Roman" w:eastAsia="SimSun" w:hAnsi="Times New Roman" w:cs="Times New Roman"/>
          <w:sz w:val="24"/>
          <w:szCs w:val="24"/>
          <w:lang w:val="en-US" w:eastAsia="en-US" w:bidi="en-US"/>
        </w:rPr>
        <w:sectPr w:rsidR="00A54283" w:rsidSect="00984548">
          <w:headerReference w:type="default" r:id="rId11"/>
          <w:footerReference w:type="default" r:id="rId12"/>
          <w:headerReference w:type="first" r:id="rId13"/>
          <w:pgSz w:w="11906" w:h="16838"/>
          <w:pgMar w:top="1440" w:right="1440" w:bottom="1440" w:left="2160" w:header="720" w:footer="578" w:gutter="0"/>
          <w:pgNumType w:fmt="lowerRoman" w:start="1" w:chapStyle="1"/>
          <w:cols w:space="708"/>
          <w:docGrid w:linePitch="360"/>
        </w:sectPr>
      </w:pPr>
      <w:r>
        <w:rPr>
          <w:rFonts w:ascii="Times New Roman" w:eastAsia="SimSun" w:hAnsi="Times New Roman" w:cs="Times New Roman"/>
          <w:sz w:val="24"/>
          <w:szCs w:val="24"/>
          <w:lang w:val="en-US" w:eastAsia="en-US" w:bidi="en-US"/>
        </w:rPr>
        <w:t>July 2024</w:t>
      </w:r>
    </w:p>
    <w:p w14:paraId="3AE07A1A" w14:textId="45E8698F" w:rsidR="00B91814" w:rsidRDefault="00B91814" w:rsidP="00FA0771">
      <w:pPr>
        <w:tabs>
          <w:tab w:val="left" w:pos="720"/>
          <w:tab w:val="left" w:pos="1440"/>
          <w:tab w:val="left" w:pos="2160"/>
          <w:tab w:val="left" w:pos="2880"/>
          <w:tab w:val="left" w:pos="3600"/>
          <w:tab w:val="left" w:pos="4320"/>
          <w:tab w:val="center" w:pos="4513"/>
          <w:tab w:val="right" w:pos="9026"/>
        </w:tabs>
        <w:spacing w:after="0" w:line="360" w:lineRule="auto"/>
        <w:rPr>
          <w:rFonts w:ascii="Times New Roman" w:eastAsia="SimSun" w:hAnsi="Times New Roman" w:cs="Times New Roman"/>
          <w:sz w:val="24"/>
          <w:szCs w:val="24"/>
          <w:lang w:val="en-US" w:eastAsia="en-US" w:bidi="en-US"/>
        </w:rPr>
      </w:pPr>
    </w:p>
    <w:p w14:paraId="6E2676DF" w14:textId="5BCA86A9" w:rsidR="00CB4955" w:rsidRDefault="1D8438CF" w:rsidP="00637ACB">
      <w:pPr>
        <w:pStyle w:val="Heading1"/>
        <w:jc w:val="center"/>
        <w:rPr>
          <w:kern w:val="0"/>
          <w:sz w:val="24"/>
          <w:szCs w:val="24"/>
        </w:rPr>
      </w:pPr>
      <w:bookmarkStart w:id="1" w:name="_Toc177135276"/>
      <w:r>
        <w:t>ABSTRACT</w:t>
      </w:r>
      <w:bookmarkEnd w:id="1"/>
    </w:p>
    <w:p w14:paraId="1D986606" w14:textId="77777777" w:rsidR="00637ACB" w:rsidRPr="00637ACB" w:rsidRDefault="00637ACB" w:rsidP="00637ACB">
      <w:pPr>
        <w:rPr>
          <w:lang w:val="en-US" w:eastAsia="en-US" w:bidi="en-US"/>
        </w:rPr>
      </w:pPr>
    </w:p>
    <w:p w14:paraId="2D27B698" w14:textId="17B6CF69" w:rsidR="00CB4955" w:rsidRPr="00CB4955" w:rsidRDefault="62DC3E63" w:rsidP="54185804">
      <w:pPr>
        <w:spacing w:after="0" w:line="360" w:lineRule="auto"/>
        <w:jc w:val="both"/>
        <w:rPr>
          <w:rFonts w:ascii="Times New Roman" w:eastAsia="Times New Roman" w:hAnsi="Times New Roman" w:cs="Times New Roman"/>
          <w:sz w:val="24"/>
          <w:szCs w:val="24"/>
          <w:lang w:val="en-US"/>
        </w:rPr>
      </w:pPr>
      <w:bookmarkStart w:id="2" w:name="_Hlk177125063"/>
      <w:r w:rsidRPr="6DBBF111">
        <w:rPr>
          <w:rFonts w:ascii="Times New Roman" w:eastAsia="Times New Roman" w:hAnsi="Times New Roman" w:cs="Times New Roman"/>
          <w:sz w:val="24"/>
          <w:szCs w:val="24"/>
          <w:lang w:val="en-US"/>
        </w:rPr>
        <w:t xml:space="preserve">Nowadays, the rapid growth of computer vision technology, </w:t>
      </w:r>
      <w:r w:rsidR="65137472" w:rsidRPr="6DBBF111">
        <w:rPr>
          <w:rFonts w:ascii="Times New Roman" w:eastAsia="Times New Roman" w:hAnsi="Times New Roman" w:cs="Times New Roman"/>
          <w:sz w:val="24"/>
          <w:szCs w:val="24"/>
          <w:lang w:val="en-US"/>
        </w:rPr>
        <w:t>particularly</w:t>
      </w:r>
      <w:r w:rsidRPr="6DBBF111">
        <w:rPr>
          <w:rFonts w:ascii="Times New Roman" w:eastAsia="Times New Roman" w:hAnsi="Times New Roman" w:cs="Times New Roman"/>
          <w:sz w:val="24"/>
          <w:szCs w:val="24"/>
          <w:lang w:val="en-US"/>
        </w:rPr>
        <w:t xml:space="preserve"> in the field of machine learning and deep learning, has </w:t>
      </w:r>
      <w:r w:rsidR="550296A4">
        <w:rPr>
          <w:rFonts w:ascii="Times New Roman" w:eastAsia="Times New Roman" w:hAnsi="Times New Roman" w:cs="Times New Roman"/>
          <w:sz w:val="24"/>
          <w:szCs w:val="24"/>
          <w:lang w:val="en-US"/>
        </w:rPr>
        <w:t>led</w:t>
      </w:r>
      <w:r w:rsidRPr="6DBBF111">
        <w:rPr>
          <w:rFonts w:ascii="Times New Roman" w:eastAsia="Times New Roman" w:hAnsi="Times New Roman" w:cs="Times New Roman"/>
          <w:sz w:val="24"/>
          <w:szCs w:val="24"/>
          <w:lang w:val="en-US"/>
        </w:rPr>
        <w:t xml:space="preserve"> to the advancement of traffic sign recognition system</w:t>
      </w:r>
      <w:r w:rsidR="550296A4">
        <w:rPr>
          <w:rFonts w:ascii="Times New Roman" w:eastAsia="Times New Roman" w:hAnsi="Times New Roman" w:cs="Times New Roman"/>
          <w:sz w:val="24"/>
          <w:szCs w:val="24"/>
          <w:lang w:val="en-US"/>
        </w:rPr>
        <w:t>s</w:t>
      </w:r>
      <w:r w:rsidRPr="6DBBF111">
        <w:rPr>
          <w:rFonts w:ascii="Times New Roman" w:eastAsia="Times New Roman" w:hAnsi="Times New Roman" w:cs="Times New Roman"/>
          <w:sz w:val="24"/>
          <w:szCs w:val="24"/>
          <w:lang w:val="en-US"/>
        </w:rPr>
        <w:t xml:space="preserve"> in autonomous vehicles and Advanced Driver Assistance System (ADAS). Traffic sign recognition system can help to identify the traffic rules such as speed limit, road conditions, route direction and promote </w:t>
      </w:r>
      <w:r w:rsidR="550296A4">
        <w:rPr>
          <w:rFonts w:ascii="Times New Roman" w:eastAsia="Times New Roman" w:hAnsi="Times New Roman" w:cs="Times New Roman"/>
          <w:sz w:val="24"/>
          <w:szCs w:val="24"/>
          <w:lang w:val="en-US"/>
        </w:rPr>
        <w:t>safe</w:t>
      </w:r>
      <w:r w:rsidRPr="6DBBF111">
        <w:rPr>
          <w:rFonts w:ascii="Times New Roman" w:eastAsia="Times New Roman" w:hAnsi="Times New Roman" w:cs="Times New Roman"/>
          <w:sz w:val="24"/>
          <w:szCs w:val="24"/>
          <w:lang w:val="en-US"/>
        </w:rPr>
        <w:t xml:space="preserve"> driving. Traffic sign recognition system has two main stages: traffic sign detection and traffic sign classification. Traffic sign detection is to detect and extract the traffic sign from its background while traffic sign classification is to interpret the inner content of traffic sign. Nonetheless, this paper will focus on the second stage, which is traffic</w:t>
      </w:r>
      <w:r w:rsidR="550296A4">
        <w:rPr>
          <w:rFonts w:ascii="Times New Roman" w:eastAsia="Times New Roman" w:hAnsi="Times New Roman" w:cs="Times New Roman"/>
          <w:sz w:val="24"/>
          <w:szCs w:val="24"/>
          <w:lang w:val="en-US"/>
        </w:rPr>
        <w:t xml:space="preserve"> </w:t>
      </w:r>
      <w:r w:rsidRPr="6DBBF111">
        <w:rPr>
          <w:rFonts w:ascii="Times New Roman" w:eastAsia="Times New Roman" w:hAnsi="Times New Roman" w:cs="Times New Roman"/>
          <w:sz w:val="24"/>
          <w:szCs w:val="24"/>
          <w:lang w:val="en-US"/>
        </w:rPr>
        <w:t xml:space="preserve">sign classification. and explores the existing works on traffic sign classification and provides a general idea to improve and enhance detection and classification methods based on previous works. This </w:t>
      </w:r>
      <w:r w:rsidR="002834B3">
        <w:rPr>
          <w:rFonts w:ascii="Times New Roman" w:eastAsia="Times New Roman" w:hAnsi="Times New Roman" w:cs="Times New Roman"/>
          <w:sz w:val="24"/>
          <w:szCs w:val="24"/>
          <w:lang w:val="en-US"/>
        </w:rPr>
        <w:t>project</w:t>
      </w:r>
      <w:ins w:id="3" w:author="LEM WAI PING" w:date="2024-09-13T13:03:00Z">
        <w:r w:rsidR="00EF5D5F">
          <w:rPr>
            <w:rFonts w:ascii="Times New Roman" w:eastAsia="Times New Roman" w:hAnsi="Times New Roman" w:cs="Times New Roman"/>
            <w:sz w:val="24"/>
            <w:szCs w:val="24"/>
            <w:lang w:val="en-US"/>
          </w:rPr>
          <w:t xml:space="preserve"> </w:t>
        </w:r>
      </w:ins>
      <w:r w:rsidRPr="6DBBF111">
        <w:rPr>
          <w:rFonts w:ascii="Times New Roman" w:eastAsia="Times New Roman" w:hAnsi="Times New Roman" w:cs="Times New Roman"/>
          <w:sz w:val="24"/>
          <w:szCs w:val="24"/>
          <w:lang w:val="en-US"/>
        </w:rPr>
        <w:t>provides a comprehensive overview of the proposed ideas, including data acquisition, data preprocessing (data split</w:t>
      </w:r>
      <w:r w:rsidR="550296A4">
        <w:rPr>
          <w:rFonts w:ascii="Times New Roman" w:eastAsia="Times New Roman" w:hAnsi="Times New Roman" w:cs="Times New Roman"/>
          <w:sz w:val="24"/>
          <w:szCs w:val="24"/>
          <w:lang w:val="en-US"/>
        </w:rPr>
        <w:t xml:space="preserve">, </w:t>
      </w:r>
      <w:r w:rsidRPr="6DBBF111">
        <w:rPr>
          <w:rFonts w:ascii="Times New Roman" w:eastAsia="Times New Roman" w:hAnsi="Times New Roman" w:cs="Times New Roman"/>
          <w:sz w:val="24"/>
          <w:szCs w:val="24"/>
          <w:lang w:val="en-US"/>
        </w:rPr>
        <w:t xml:space="preserve">image resize, </w:t>
      </w:r>
      <w:r w:rsidR="550296A4">
        <w:rPr>
          <w:rFonts w:ascii="Times New Roman" w:eastAsia="Times New Roman" w:hAnsi="Times New Roman" w:cs="Times New Roman"/>
          <w:sz w:val="24"/>
          <w:szCs w:val="24"/>
          <w:lang w:val="en-US"/>
        </w:rPr>
        <w:t xml:space="preserve">noise reduction, CLAHE and </w:t>
      </w:r>
      <w:r w:rsidRPr="6DBBF111">
        <w:rPr>
          <w:rFonts w:ascii="Times New Roman" w:eastAsia="Times New Roman" w:hAnsi="Times New Roman" w:cs="Times New Roman"/>
          <w:sz w:val="24"/>
          <w:szCs w:val="24"/>
          <w:lang w:val="en-US"/>
        </w:rPr>
        <w:t xml:space="preserve">image normalization), feature classification, model training as well as performance evaluation. Additionally, this paper highlights the achievements and limitations of </w:t>
      </w:r>
      <w:r w:rsidR="28D18263" w:rsidRPr="6DBBF111">
        <w:rPr>
          <w:rFonts w:ascii="Times New Roman" w:eastAsia="Times New Roman" w:hAnsi="Times New Roman" w:cs="Times New Roman"/>
          <w:sz w:val="24"/>
          <w:szCs w:val="24"/>
          <w:lang w:val="en-US"/>
        </w:rPr>
        <w:t>previous</w:t>
      </w:r>
      <w:r w:rsidRPr="6DBBF111">
        <w:rPr>
          <w:rFonts w:ascii="Times New Roman" w:eastAsia="Times New Roman" w:hAnsi="Times New Roman" w:cs="Times New Roman"/>
          <w:sz w:val="24"/>
          <w:szCs w:val="24"/>
          <w:lang w:val="en-US"/>
        </w:rPr>
        <w:t xml:space="preserve"> studies.</w:t>
      </w:r>
      <w:r w:rsidR="550296A4">
        <w:rPr>
          <w:rFonts w:ascii="Times New Roman" w:eastAsia="Times New Roman" w:hAnsi="Times New Roman" w:cs="Times New Roman"/>
          <w:sz w:val="24"/>
          <w:szCs w:val="24"/>
          <w:lang w:val="en-US"/>
        </w:rPr>
        <w:t xml:space="preserve"> </w:t>
      </w:r>
      <w:proofErr w:type="gramStart"/>
      <w:r w:rsidR="550296A4">
        <w:rPr>
          <w:rFonts w:ascii="Times New Roman" w:eastAsia="Times New Roman" w:hAnsi="Times New Roman" w:cs="Times New Roman"/>
          <w:sz w:val="24"/>
          <w:szCs w:val="24"/>
          <w:lang w:val="en-US"/>
        </w:rPr>
        <w:t>Last but not least</w:t>
      </w:r>
      <w:proofErr w:type="gramEnd"/>
      <w:r w:rsidR="550296A4">
        <w:rPr>
          <w:rFonts w:ascii="Times New Roman" w:eastAsia="Times New Roman" w:hAnsi="Times New Roman" w:cs="Times New Roman"/>
          <w:sz w:val="24"/>
          <w:szCs w:val="24"/>
          <w:lang w:val="en-US"/>
        </w:rPr>
        <w:t xml:space="preserve">, several case studies for traffic sign variations (low brightness, </w:t>
      </w:r>
      <w:r w:rsidR="3AB8CBB3">
        <w:rPr>
          <w:rFonts w:ascii="Times New Roman" w:eastAsia="Times New Roman" w:hAnsi="Times New Roman" w:cs="Times New Roman"/>
          <w:sz w:val="24"/>
          <w:szCs w:val="24"/>
          <w:lang w:val="en-US"/>
        </w:rPr>
        <w:t>perspective distortion</w:t>
      </w:r>
      <w:r w:rsidR="550296A4">
        <w:rPr>
          <w:rFonts w:ascii="Times New Roman" w:eastAsia="Times New Roman" w:hAnsi="Times New Roman" w:cs="Times New Roman"/>
          <w:sz w:val="24"/>
          <w:szCs w:val="24"/>
          <w:lang w:val="en-US"/>
        </w:rPr>
        <w:t xml:space="preserve">) are conducted to ensure the pre-processing steps are </w:t>
      </w:r>
      <w:r w:rsidR="002834B3">
        <w:rPr>
          <w:rFonts w:ascii="Times New Roman" w:eastAsia="Times New Roman" w:hAnsi="Times New Roman" w:cs="Times New Roman"/>
          <w:sz w:val="24"/>
          <w:szCs w:val="24"/>
          <w:lang w:val="en-US"/>
        </w:rPr>
        <w:t>useful</w:t>
      </w:r>
      <w:r w:rsidR="550296A4">
        <w:rPr>
          <w:rFonts w:ascii="Times New Roman" w:eastAsia="Times New Roman" w:hAnsi="Times New Roman" w:cs="Times New Roman"/>
          <w:sz w:val="24"/>
          <w:szCs w:val="24"/>
          <w:lang w:val="en-US"/>
        </w:rPr>
        <w:t xml:space="preserve">. </w:t>
      </w:r>
    </w:p>
    <w:bookmarkEnd w:id="2"/>
    <w:p w14:paraId="5E0C340C" w14:textId="6C8A3EF8" w:rsidR="6611DAD1" w:rsidRDefault="6611DAD1" w:rsidP="6611DAD1">
      <w:pPr>
        <w:tabs>
          <w:tab w:val="center" w:pos="4320"/>
          <w:tab w:val="right" w:pos="8640"/>
        </w:tabs>
        <w:spacing w:after="0" w:line="360" w:lineRule="auto"/>
        <w:jc w:val="both"/>
        <w:rPr>
          <w:rFonts w:ascii="Times New Roman" w:eastAsia="SimSun" w:hAnsi="Times New Roman" w:cs="Times New Roman"/>
          <w:sz w:val="24"/>
          <w:szCs w:val="24"/>
          <w:lang w:val="en-US" w:eastAsia="en-US" w:bidi="en-US"/>
        </w:rPr>
      </w:pPr>
    </w:p>
    <w:p w14:paraId="4152088E" w14:textId="77777777" w:rsidR="00C6548A" w:rsidRDefault="00C6548A" w:rsidP="00C66CB4">
      <w:pPr>
        <w:tabs>
          <w:tab w:val="center" w:pos="4320"/>
          <w:tab w:val="right" w:pos="8640"/>
        </w:tabs>
        <w:spacing w:after="0" w:line="360" w:lineRule="auto"/>
        <w:jc w:val="both"/>
        <w:rPr>
          <w:rFonts w:ascii="Times New Roman" w:eastAsia="SimSun" w:hAnsi="Times New Roman" w:cs="Times New Roman"/>
          <w:sz w:val="24"/>
          <w:szCs w:val="24"/>
          <w:lang w:val="en-US" w:eastAsia="en-US" w:bidi="en-US"/>
        </w:rPr>
      </w:pPr>
    </w:p>
    <w:p w14:paraId="45E3CD59" w14:textId="77777777" w:rsidR="003F72F7" w:rsidRDefault="003F72F7" w:rsidP="003F72F7">
      <w:pPr>
        <w:tabs>
          <w:tab w:val="center" w:pos="4320"/>
          <w:tab w:val="right" w:pos="8640"/>
        </w:tabs>
        <w:spacing w:after="0" w:line="360" w:lineRule="auto"/>
        <w:jc w:val="both"/>
        <w:rPr>
          <w:rFonts w:ascii="Times New Roman" w:eastAsia="SimSun" w:hAnsi="Times New Roman" w:cs="Times New Roman"/>
          <w:sz w:val="24"/>
          <w:szCs w:val="24"/>
          <w:lang w:val="en-US" w:eastAsia="en-US" w:bidi="en-US"/>
        </w:rPr>
      </w:pPr>
    </w:p>
    <w:p w14:paraId="58420AC6" w14:textId="77777777" w:rsidR="003F72F7" w:rsidRDefault="003F72F7" w:rsidP="003F72F7">
      <w:pPr>
        <w:tabs>
          <w:tab w:val="center" w:pos="4320"/>
          <w:tab w:val="right" w:pos="8640"/>
        </w:tabs>
        <w:spacing w:after="0" w:line="360" w:lineRule="auto"/>
        <w:jc w:val="both"/>
        <w:rPr>
          <w:rFonts w:ascii="Times New Roman" w:eastAsia="SimSun" w:hAnsi="Times New Roman" w:cs="Times New Roman"/>
          <w:sz w:val="24"/>
          <w:szCs w:val="24"/>
          <w:lang w:val="en-GB" w:eastAsia="en-US" w:bidi="en-US"/>
        </w:rPr>
      </w:pPr>
    </w:p>
    <w:p w14:paraId="22CC6159" w14:textId="77777777" w:rsidR="00EB3605" w:rsidRDefault="0079682E" w:rsidP="00C47491">
      <w:pPr>
        <w:pStyle w:val="Heading1"/>
        <w:jc w:val="center"/>
      </w:pPr>
      <w:r>
        <w:br w:type="page"/>
      </w:r>
      <w:bookmarkStart w:id="4" w:name="_Toc177135277"/>
      <w:r w:rsidR="7BE84CFA">
        <w:lastRenderedPageBreak/>
        <w:t>TABLE OF CONTENTS</w:t>
      </w:r>
      <w:bookmarkEnd w:id="4"/>
    </w:p>
    <w:p w14:paraId="6A963D2C" w14:textId="77777777" w:rsidR="00C47491" w:rsidRPr="00EB3605" w:rsidRDefault="00C47491" w:rsidP="00EB3605">
      <w:pPr>
        <w:pStyle w:val="BodyText"/>
        <w:spacing w:line="360" w:lineRule="auto"/>
        <w:jc w:val="center"/>
        <w:rPr>
          <w:rFonts w:ascii="Times New Roman" w:hAnsi="Times New Roman"/>
          <w:b/>
          <w:bCs/>
          <w:smallCaps/>
          <w:sz w:val="32"/>
        </w:rPr>
      </w:pPr>
    </w:p>
    <w:p w14:paraId="75FA6F00" w14:textId="77777777" w:rsidR="00EB3605" w:rsidRDefault="00EB3605" w:rsidP="00EB3605">
      <w:pPr>
        <w:spacing w:after="0" w:line="360" w:lineRule="auto"/>
        <w:rPr>
          <w:rFonts w:ascii="Times New Roman" w:eastAsia="Times New Roman" w:hAnsi="Times New Roman" w:cs="Times New Roman"/>
          <w:sz w:val="24"/>
          <w:szCs w:val="20"/>
          <w:lang w:val="en-GB" w:eastAsia="en-US" w:bidi="en-US"/>
        </w:rPr>
      </w:pPr>
    </w:p>
    <w:p w14:paraId="6A31B847" w14:textId="77777777" w:rsidR="00C47491" w:rsidRDefault="00C47491" w:rsidP="00EB3605">
      <w:pPr>
        <w:spacing w:after="0" w:line="360" w:lineRule="auto"/>
        <w:rPr>
          <w:rFonts w:ascii="Times New Roman" w:eastAsia="Times New Roman" w:hAnsi="Times New Roman" w:cs="Times New Roman"/>
          <w:sz w:val="24"/>
          <w:szCs w:val="20"/>
          <w:lang w:val="en-GB" w:eastAsia="en-US" w:bidi="en-US"/>
        </w:rPr>
      </w:pPr>
    </w:p>
    <w:sdt>
      <w:sdtPr>
        <w:rPr>
          <w:rFonts w:ascii="Times New Roman" w:eastAsia="SimSun" w:hAnsi="Times New Roman" w:cs="Calibri"/>
          <w:bCs/>
          <w:color w:val="auto"/>
          <w:sz w:val="24"/>
          <w:szCs w:val="24"/>
          <w:lang w:bidi="en-US"/>
        </w:rPr>
        <w:id w:val="154632494"/>
        <w:docPartObj>
          <w:docPartGallery w:val="Table of Contents"/>
          <w:docPartUnique/>
        </w:docPartObj>
      </w:sdtPr>
      <w:sdtContent>
        <w:p w14:paraId="6A8074C5" w14:textId="4224388D" w:rsidR="00C47491" w:rsidRPr="00F713D9" w:rsidRDefault="00C47491">
          <w:pPr>
            <w:pStyle w:val="TOCHeading"/>
            <w:rPr>
              <w:b/>
              <w:bCs/>
              <w:color w:val="000000" w:themeColor="text1"/>
            </w:rPr>
          </w:pPr>
        </w:p>
        <w:p w14:paraId="4C979B0B" w14:textId="40A5EEA5" w:rsidR="00187F4A" w:rsidRDefault="54185804">
          <w:pPr>
            <w:pStyle w:val="TOC1"/>
            <w:tabs>
              <w:tab w:val="right" w:leader="dot" w:pos="8296"/>
            </w:tabs>
            <w:rPr>
              <w:rFonts w:asciiTheme="minorHAnsi" w:eastAsiaTheme="minorEastAsia" w:hAnsiTheme="minorHAnsi" w:cstheme="minorBidi"/>
              <w:b w:val="0"/>
              <w:bCs w:val="0"/>
              <w:caps w:val="0"/>
              <w:noProof/>
              <w:kern w:val="2"/>
              <w:lang w:eastAsia="zh-CN" w:bidi="ar-SA"/>
              <w14:ligatures w14:val="standardContextual"/>
            </w:rPr>
          </w:pPr>
          <w:r>
            <w:fldChar w:fldCharType="begin"/>
          </w:r>
          <w:r w:rsidR="00C47491">
            <w:instrText>TOC \o "1-3" \z \u \h</w:instrText>
          </w:r>
          <w:r>
            <w:fldChar w:fldCharType="separate"/>
          </w:r>
          <w:hyperlink w:anchor="_Toc177135275" w:history="1">
            <w:r w:rsidR="00187F4A" w:rsidRPr="00841097">
              <w:rPr>
                <w:rStyle w:val="Hyperlink"/>
                <w:noProof/>
              </w:rPr>
              <w:t>Traffic Sign Classification</w:t>
            </w:r>
            <w:r w:rsidR="00187F4A">
              <w:rPr>
                <w:noProof/>
                <w:webHidden/>
              </w:rPr>
              <w:tab/>
            </w:r>
            <w:r w:rsidR="00187F4A">
              <w:rPr>
                <w:noProof/>
                <w:webHidden/>
              </w:rPr>
              <w:fldChar w:fldCharType="begin"/>
            </w:r>
            <w:r w:rsidR="00187F4A">
              <w:rPr>
                <w:noProof/>
                <w:webHidden/>
              </w:rPr>
              <w:instrText xml:space="preserve"> PAGEREF _Toc177135275 \h </w:instrText>
            </w:r>
            <w:r w:rsidR="00187F4A">
              <w:rPr>
                <w:noProof/>
                <w:webHidden/>
              </w:rPr>
            </w:r>
            <w:r w:rsidR="00187F4A">
              <w:rPr>
                <w:noProof/>
                <w:webHidden/>
              </w:rPr>
              <w:fldChar w:fldCharType="separate"/>
            </w:r>
            <w:r w:rsidR="00187F4A">
              <w:rPr>
                <w:noProof/>
                <w:webHidden/>
              </w:rPr>
              <w:t>i</w:t>
            </w:r>
            <w:r w:rsidR="00187F4A">
              <w:rPr>
                <w:noProof/>
                <w:webHidden/>
              </w:rPr>
              <w:fldChar w:fldCharType="end"/>
            </w:r>
          </w:hyperlink>
        </w:p>
        <w:p w14:paraId="6F23D7F9" w14:textId="60EE7337" w:rsidR="00187F4A" w:rsidRDefault="00000000">
          <w:pPr>
            <w:pStyle w:val="TOC1"/>
            <w:tabs>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276" w:history="1">
            <w:r w:rsidR="00187F4A" w:rsidRPr="00841097">
              <w:rPr>
                <w:rStyle w:val="Hyperlink"/>
                <w:noProof/>
              </w:rPr>
              <w:t>ABSTRACT</w:t>
            </w:r>
            <w:r w:rsidR="00187F4A">
              <w:rPr>
                <w:noProof/>
                <w:webHidden/>
              </w:rPr>
              <w:tab/>
            </w:r>
            <w:r w:rsidR="00187F4A">
              <w:rPr>
                <w:noProof/>
                <w:webHidden/>
              </w:rPr>
              <w:fldChar w:fldCharType="begin"/>
            </w:r>
            <w:r w:rsidR="00187F4A">
              <w:rPr>
                <w:noProof/>
                <w:webHidden/>
              </w:rPr>
              <w:instrText xml:space="preserve"> PAGEREF _Toc177135276 \h </w:instrText>
            </w:r>
            <w:r w:rsidR="00187F4A">
              <w:rPr>
                <w:noProof/>
                <w:webHidden/>
              </w:rPr>
            </w:r>
            <w:r w:rsidR="00187F4A">
              <w:rPr>
                <w:noProof/>
                <w:webHidden/>
              </w:rPr>
              <w:fldChar w:fldCharType="separate"/>
            </w:r>
            <w:r w:rsidR="00187F4A">
              <w:rPr>
                <w:noProof/>
                <w:webHidden/>
              </w:rPr>
              <w:t>ii</w:t>
            </w:r>
            <w:r w:rsidR="00187F4A">
              <w:rPr>
                <w:noProof/>
                <w:webHidden/>
              </w:rPr>
              <w:fldChar w:fldCharType="end"/>
            </w:r>
          </w:hyperlink>
        </w:p>
        <w:p w14:paraId="4D2169A3" w14:textId="1AD50646" w:rsidR="00187F4A" w:rsidRDefault="00000000">
          <w:pPr>
            <w:pStyle w:val="TOC1"/>
            <w:tabs>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277" w:history="1">
            <w:r w:rsidR="00187F4A" w:rsidRPr="00841097">
              <w:rPr>
                <w:rStyle w:val="Hyperlink"/>
                <w:noProof/>
              </w:rPr>
              <w:t>TABLE OF CONTENTS</w:t>
            </w:r>
            <w:r w:rsidR="00187F4A">
              <w:rPr>
                <w:noProof/>
                <w:webHidden/>
              </w:rPr>
              <w:tab/>
            </w:r>
            <w:r w:rsidR="00187F4A">
              <w:rPr>
                <w:noProof/>
                <w:webHidden/>
              </w:rPr>
              <w:fldChar w:fldCharType="begin"/>
            </w:r>
            <w:r w:rsidR="00187F4A">
              <w:rPr>
                <w:noProof/>
                <w:webHidden/>
              </w:rPr>
              <w:instrText xml:space="preserve"> PAGEREF _Toc177135277 \h </w:instrText>
            </w:r>
            <w:r w:rsidR="00187F4A">
              <w:rPr>
                <w:noProof/>
                <w:webHidden/>
              </w:rPr>
            </w:r>
            <w:r w:rsidR="00187F4A">
              <w:rPr>
                <w:noProof/>
                <w:webHidden/>
              </w:rPr>
              <w:fldChar w:fldCharType="separate"/>
            </w:r>
            <w:r w:rsidR="00187F4A">
              <w:rPr>
                <w:noProof/>
                <w:webHidden/>
              </w:rPr>
              <w:t>iii</w:t>
            </w:r>
            <w:r w:rsidR="00187F4A">
              <w:rPr>
                <w:noProof/>
                <w:webHidden/>
              </w:rPr>
              <w:fldChar w:fldCharType="end"/>
            </w:r>
          </w:hyperlink>
        </w:p>
        <w:p w14:paraId="15DE6790" w14:textId="62A67292" w:rsidR="00187F4A" w:rsidRDefault="00000000">
          <w:pPr>
            <w:pStyle w:val="TOC1"/>
            <w:tabs>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278" w:history="1">
            <w:r w:rsidR="00187F4A" w:rsidRPr="00841097">
              <w:rPr>
                <w:rStyle w:val="Hyperlink"/>
                <w:noProof/>
              </w:rPr>
              <w:t>LIST OF FIGURES</w:t>
            </w:r>
            <w:r w:rsidR="00187F4A">
              <w:rPr>
                <w:noProof/>
                <w:webHidden/>
              </w:rPr>
              <w:tab/>
            </w:r>
            <w:r w:rsidR="00187F4A">
              <w:rPr>
                <w:noProof/>
                <w:webHidden/>
              </w:rPr>
              <w:fldChar w:fldCharType="begin"/>
            </w:r>
            <w:r w:rsidR="00187F4A">
              <w:rPr>
                <w:noProof/>
                <w:webHidden/>
              </w:rPr>
              <w:instrText xml:space="preserve"> PAGEREF _Toc177135278 \h </w:instrText>
            </w:r>
            <w:r w:rsidR="00187F4A">
              <w:rPr>
                <w:noProof/>
                <w:webHidden/>
              </w:rPr>
            </w:r>
            <w:r w:rsidR="00187F4A">
              <w:rPr>
                <w:noProof/>
                <w:webHidden/>
              </w:rPr>
              <w:fldChar w:fldCharType="separate"/>
            </w:r>
            <w:r w:rsidR="00187F4A">
              <w:rPr>
                <w:noProof/>
                <w:webHidden/>
              </w:rPr>
              <w:t>vi</w:t>
            </w:r>
            <w:r w:rsidR="00187F4A">
              <w:rPr>
                <w:noProof/>
                <w:webHidden/>
              </w:rPr>
              <w:fldChar w:fldCharType="end"/>
            </w:r>
          </w:hyperlink>
        </w:p>
        <w:p w14:paraId="1037AE85" w14:textId="61C77125" w:rsidR="00187F4A" w:rsidRDefault="00000000">
          <w:pPr>
            <w:pStyle w:val="TOC1"/>
            <w:tabs>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279" w:history="1">
            <w:r w:rsidR="00187F4A" w:rsidRPr="00841097">
              <w:rPr>
                <w:rStyle w:val="Hyperlink"/>
                <w:noProof/>
              </w:rPr>
              <w:t>LIST OF TABLES</w:t>
            </w:r>
            <w:r w:rsidR="00187F4A">
              <w:rPr>
                <w:noProof/>
                <w:webHidden/>
              </w:rPr>
              <w:tab/>
            </w:r>
            <w:r w:rsidR="00187F4A">
              <w:rPr>
                <w:noProof/>
                <w:webHidden/>
              </w:rPr>
              <w:fldChar w:fldCharType="begin"/>
            </w:r>
            <w:r w:rsidR="00187F4A">
              <w:rPr>
                <w:noProof/>
                <w:webHidden/>
              </w:rPr>
              <w:instrText xml:space="preserve"> PAGEREF _Toc177135279 \h </w:instrText>
            </w:r>
            <w:r w:rsidR="00187F4A">
              <w:rPr>
                <w:noProof/>
                <w:webHidden/>
              </w:rPr>
            </w:r>
            <w:r w:rsidR="00187F4A">
              <w:rPr>
                <w:noProof/>
                <w:webHidden/>
              </w:rPr>
              <w:fldChar w:fldCharType="separate"/>
            </w:r>
            <w:r w:rsidR="00187F4A">
              <w:rPr>
                <w:noProof/>
                <w:webHidden/>
              </w:rPr>
              <w:t>viii</w:t>
            </w:r>
            <w:r w:rsidR="00187F4A">
              <w:rPr>
                <w:noProof/>
                <w:webHidden/>
              </w:rPr>
              <w:fldChar w:fldCharType="end"/>
            </w:r>
          </w:hyperlink>
        </w:p>
        <w:p w14:paraId="432EE86D" w14:textId="00F16F69" w:rsidR="00187F4A" w:rsidRDefault="00000000">
          <w:pPr>
            <w:pStyle w:val="TOC1"/>
            <w:tabs>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280" w:history="1">
            <w:r w:rsidR="00187F4A" w:rsidRPr="00841097">
              <w:rPr>
                <w:rStyle w:val="Hyperlink"/>
                <w:noProof/>
              </w:rPr>
              <w:t>LIST OF SYMBOLS</w:t>
            </w:r>
            <w:r w:rsidR="00187F4A">
              <w:rPr>
                <w:noProof/>
                <w:webHidden/>
              </w:rPr>
              <w:tab/>
            </w:r>
            <w:r w:rsidR="00187F4A">
              <w:rPr>
                <w:noProof/>
                <w:webHidden/>
              </w:rPr>
              <w:fldChar w:fldCharType="begin"/>
            </w:r>
            <w:r w:rsidR="00187F4A">
              <w:rPr>
                <w:noProof/>
                <w:webHidden/>
              </w:rPr>
              <w:instrText xml:space="preserve"> PAGEREF _Toc177135280 \h </w:instrText>
            </w:r>
            <w:r w:rsidR="00187F4A">
              <w:rPr>
                <w:noProof/>
                <w:webHidden/>
              </w:rPr>
            </w:r>
            <w:r w:rsidR="00187F4A">
              <w:rPr>
                <w:noProof/>
                <w:webHidden/>
              </w:rPr>
              <w:fldChar w:fldCharType="separate"/>
            </w:r>
            <w:r w:rsidR="00187F4A">
              <w:rPr>
                <w:noProof/>
                <w:webHidden/>
              </w:rPr>
              <w:t>viii</w:t>
            </w:r>
            <w:r w:rsidR="00187F4A">
              <w:rPr>
                <w:noProof/>
                <w:webHidden/>
              </w:rPr>
              <w:fldChar w:fldCharType="end"/>
            </w:r>
          </w:hyperlink>
        </w:p>
        <w:p w14:paraId="79977BB4" w14:textId="4A451704" w:rsidR="00187F4A" w:rsidRDefault="00000000">
          <w:pPr>
            <w:pStyle w:val="TOC1"/>
            <w:tabs>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281" w:history="1">
            <w:r w:rsidR="00187F4A" w:rsidRPr="00841097">
              <w:rPr>
                <w:rStyle w:val="Hyperlink"/>
                <w:noProof/>
              </w:rPr>
              <w:t>LIST OF ABBREVIATIONS</w:t>
            </w:r>
            <w:r w:rsidR="00187F4A">
              <w:rPr>
                <w:noProof/>
                <w:webHidden/>
              </w:rPr>
              <w:tab/>
            </w:r>
            <w:r w:rsidR="00187F4A">
              <w:rPr>
                <w:noProof/>
                <w:webHidden/>
              </w:rPr>
              <w:fldChar w:fldCharType="begin"/>
            </w:r>
            <w:r w:rsidR="00187F4A">
              <w:rPr>
                <w:noProof/>
                <w:webHidden/>
              </w:rPr>
              <w:instrText xml:space="preserve"> PAGEREF _Toc177135281 \h </w:instrText>
            </w:r>
            <w:r w:rsidR="00187F4A">
              <w:rPr>
                <w:noProof/>
                <w:webHidden/>
              </w:rPr>
            </w:r>
            <w:r w:rsidR="00187F4A">
              <w:rPr>
                <w:noProof/>
                <w:webHidden/>
              </w:rPr>
              <w:fldChar w:fldCharType="separate"/>
            </w:r>
            <w:r w:rsidR="00187F4A">
              <w:rPr>
                <w:noProof/>
                <w:webHidden/>
              </w:rPr>
              <w:t>x</w:t>
            </w:r>
            <w:r w:rsidR="00187F4A">
              <w:rPr>
                <w:noProof/>
                <w:webHidden/>
              </w:rPr>
              <w:fldChar w:fldCharType="end"/>
            </w:r>
          </w:hyperlink>
        </w:p>
        <w:p w14:paraId="4371ADFD" w14:textId="6D9595A2" w:rsidR="00187F4A" w:rsidRDefault="00000000">
          <w:pPr>
            <w:pStyle w:val="TOC1"/>
            <w:tabs>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282" w:history="1">
            <w:r w:rsidR="00187F4A" w:rsidRPr="00841097">
              <w:rPr>
                <w:rStyle w:val="Hyperlink"/>
                <w:noProof/>
              </w:rPr>
              <w:t>CHAPTER 1 – Introduction</w:t>
            </w:r>
            <w:r w:rsidR="00187F4A">
              <w:rPr>
                <w:noProof/>
                <w:webHidden/>
              </w:rPr>
              <w:tab/>
            </w:r>
            <w:r w:rsidR="00187F4A">
              <w:rPr>
                <w:noProof/>
                <w:webHidden/>
              </w:rPr>
              <w:fldChar w:fldCharType="begin"/>
            </w:r>
            <w:r w:rsidR="00187F4A">
              <w:rPr>
                <w:noProof/>
                <w:webHidden/>
              </w:rPr>
              <w:instrText xml:space="preserve"> PAGEREF _Toc177135282 \h </w:instrText>
            </w:r>
            <w:r w:rsidR="00187F4A">
              <w:rPr>
                <w:noProof/>
                <w:webHidden/>
              </w:rPr>
            </w:r>
            <w:r w:rsidR="00187F4A">
              <w:rPr>
                <w:noProof/>
                <w:webHidden/>
              </w:rPr>
              <w:fldChar w:fldCharType="separate"/>
            </w:r>
            <w:r w:rsidR="00187F4A">
              <w:rPr>
                <w:noProof/>
                <w:webHidden/>
              </w:rPr>
              <w:t>1</w:t>
            </w:r>
            <w:r w:rsidR="00187F4A">
              <w:rPr>
                <w:noProof/>
                <w:webHidden/>
              </w:rPr>
              <w:fldChar w:fldCharType="end"/>
            </w:r>
          </w:hyperlink>
        </w:p>
        <w:p w14:paraId="7B2C97A7" w14:textId="44B1ED30" w:rsidR="00187F4A" w:rsidRDefault="00000000">
          <w:pPr>
            <w:pStyle w:val="TOC2"/>
            <w:rPr>
              <w:rFonts w:asciiTheme="minorHAnsi" w:eastAsiaTheme="minorEastAsia" w:hAnsiTheme="minorHAnsi" w:cstheme="minorBidi"/>
              <w:bCs w:val="0"/>
              <w:noProof/>
              <w:kern w:val="2"/>
              <w:lang w:eastAsia="zh-CN" w:bidi="ar-SA"/>
              <w14:ligatures w14:val="standardContextual"/>
            </w:rPr>
          </w:pPr>
          <w:hyperlink w:anchor="_Toc177135283" w:history="1">
            <w:r w:rsidR="00187F4A" w:rsidRPr="00841097">
              <w:rPr>
                <w:rStyle w:val="Hyperlink"/>
                <w:noProof/>
              </w:rPr>
              <w:t>1.1 Problem Statement and Motivation</w:t>
            </w:r>
            <w:r w:rsidR="00187F4A">
              <w:rPr>
                <w:noProof/>
                <w:webHidden/>
              </w:rPr>
              <w:tab/>
            </w:r>
            <w:r w:rsidR="00187F4A">
              <w:rPr>
                <w:noProof/>
                <w:webHidden/>
              </w:rPr>
              <w:fldChar w:fldCharType="begin"/>
            </w:r>
            <w:r w:rsidR="00187F4A">
              <w:rPr>
                <w:noProof/>
                <w:webHidden/>
              </w:rPr>
              <w:instrText xml:space="preserve"> PAGEREF _Toc177135283 \h </w:instrText>
            </w:r>
            <w:r w:rsidR="00187F4A">
              <w:rPr>
                <w:noProof/>
                <w:webHidden/>
              </w:rPr>
            </w:r>
            <w:r w:rsidR="00187F4A">
              <w:rPr>
                <w:noProof/>
                <w:webHidden/>
              </w:rPr>
              <w:fldChar w:fldCharType="separate"/>
            </w:r>
            <w:r w:rsidR="00187F4A">
              <w:rPr>
                <w:noProof/>
                <w:webHidden/>
              </w:rPr>
              <w:t>1</w:t>
            </w:r>
            <w:r w:rsidR="00187F4A">
              <w:rPr>
                <w:noProof/>
                <w:webHidden/>
              </w:rPr>
              <w:fldChar w:fldCharType="end"/>
            </w:r>
          </w:hyperlink>
        </w:p>
        <w:p w14:paraId="78C2CC36" w14:textId="38579B36"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284" w:history="1">
            <w:r w:rsidR="00187F4A" w:rsidRPr="00841097">
              <w:rPr>
                <w:rStyle w:val="Hyperlink"/>
                <w:noProof/>
              </w:rPr>
              <w:t xml:space="preserve">1.2 </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Research Objectives</w:t>
            </w:r>
            <w:r w:rsidR="00187F4A">
              <w:rPr>
                <w:noProof/>
                <w:webHidden/>
              </w:rPr>
              <w:tab/>
            </w:r>
            <w:r w:rsidR="00187F4A">
              <w:rPr>
                <w:noProof/>
                <w:webHidden/>
              </w:rPr>
              <w:fldChar w:fldCharType="begin"/>
            </w:r>
            <w:r w:rsidR="00187F4A">
              <w:rPr>
                <w:noProof/>
                <w:webHidden/>
              </w:rPr>
              <w:instrText xml:space="preserve"> PAGEREF _Toc177135284 \h </w:instrText>
            </w:r>
            <w:r w:rsidR="00187F4A">
              <w:rPr>
                <w:noProof/>
                <w:webHidden/>
              </w:rPr>
            </w:r>
            <w:r w:rsidR="00187F4A">
              <w:rPr>
                <w:noProof/>
                <w:webHidden/>
              </w:rPr>
              <w:fldChar w:fldCharType="separate"/>
            </w:r>
            <w:r w:rsidR="00187F4A">
              <w:rPr>
                <w:noProof/>
                <w:webHidden/>
              </w:rPr>
              <w:t>1</w:t>
            </w:r>
            <w:r w:rsidR="00187F4A">
              <w:rPr>
                <w:noProof/>
                <w:webHidden/>
              </w:rPr>
              <w:fldChar w:fldCharType="end"/>
            </w:r>
          </w:hyperlink>
        </w:p>
        <w:p w14:paraId="64213F35" w14:textId="450CFAA7"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285" w:history="1">
            <w:r w:rsidR="00187F4A" w:rsidRPr="00841097">
              <w:rPr>
                <w:rStyle w:val="Hyperlink"/>
                <w:noProof/>
              </w:rPr>
              <w:t xml:space="preserve">1.3 </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Project Scope and Direction</w:t>
            </w:r>
            <w:r w:rsidR="00187F4A">
              <w:rPr>
                <w:noProof/>
                <w:webHidden/>
              </w:rPr>
              <w:tab/>
            </w:r>
            <w:r w:rsidR="00187F4A">
              <w:rPr>
                <w:noProof/>
                <w:webHidden/>
              </w:rPr>
              <w:fldChar w:fldCharType="begin"/>
            </w:r>
            <w:r w:rsidR="00187F4A">
              <w:rPr>
                <w:noProof/>
                <w:webHidden/>
              </w:rPr>
              <w:instrText xml:space="preserve"> PAGEREF _Toc177135285 \h </w:instrText>
            </w:r>
            <w:r w:rsidR="00187F4A">
              <w:rPr>
                <w:noProof/>
                <w:webHidden/>
              </w:rPr>
            </w:r>
            <w:r w:rsidR="00187F4A">
              <w:rPr>
                <w:noProof/>
                <w:webHidden/>
              </w:rPr>
              <w:fldChar w:fldCharType="separate"/>
            </w:r>
            <w:r w:rsidR="00187F4A">
              <w:rPr>
                <w:noProof/>
                <w:webHidden/>
              </w:rPr>
              <w:t>2</w:t>
            </w:r>
            <w:r w:rsidR="00187F4A">
              <w:rPr>
                <w:noProof/>
                <w:webHidden/>
              </w:rPr>
              <w:fldChar w:fldCharType="end"/>
            </w:r>
          </w:hyperlink>
        </w:p>
        <w:p w14:paraId="6A82BD60" w14:textId="6BFA5681"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286" w:history="1">
            <w:r w:rsidR="00187F4A" w:rsidRPr="00841097">
              <w:rPr>
                <w:rStyle w:val="Hyperlink"/>
                <w:noProof/>
              </w:rPr>
              <w:t>1.4</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Contributions</w:t>
            </w:r>
            <w:r w:rsidR="00187F4A">
              <w:rPr>
                <w:noProof/>
                <w:webHidden/>
              </w:rPr>
              <w:tab/>
            </w:r>
            <w:r w:rsidR="00187F4A">
              <w:rPr>
                <w:noProof/>
                <w:webHidden/>
              </w:rPr>
              <w:fldChar w:fldCharType="begin"/>
            </w:r>
            <w:r w:rsidR="00187F4A">
              <w:rPr>
                <w:noProof/>
                <w:webHidden/>
              </w:rPr>
              <w:instrText xml:space="preserve"> PAGEREF _Toc177135286 \h </w:instrText>
            </w:r>
            <w:r w:rsidR="00187F4A">
              <w:rPr>
                <w:noProof/>
                <w:webHidden/>
              </w:rPr>
            </w:r>
            <w:r w:rsidR="00187F4A">
              <w:rPr>
                <w:noProof/>
                <w:webHidden/>
              </w:rPr>
              <w:fldChar w:fldCharType="separate"/>
            </w:r>
            <w:r w:rsidR="00187F4A">
              <w:rPr>
                <w:noProof/>
                <w:webHidden/>
              </w:rPr>
              <w:t>2</w:t>
            </w:r>
            <w:r w:rsidR="00187F4A">
              <w:rPr>
                <w:noProof/>
                <w:webHidden/>
              </w:rPr>
              <w:fldChar w:fldCharType="end"/>
            </w:r>
          </w:hyperlink>
        </w:p>
        <w:p w14:paraId="34A80602" w14:textId="37A5BB0F"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287" w:history="1">
            <w:r w:rsidR="00187F4A" w:rsidRPr="00841097">
              <w:rPr>
                <w:rStyle w:val="Hyperlink"/>
                <w:noProof/>
              </w:rPr>
              <w:t xml:space="preserve">1.5 </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Background information</w:t>
            </w:r>
            <w:r w:rsidR="00187F4A">
              <w:rPr>
                <w:noProof/>
                <w:webHidden/>
              </w:rPr>
              <w:tab/>
            </w:r>
            <w:r w:rsidR="00187F4A">
              <w:rPr>
                <w:noProof/>
                <w:webHidden/>
              </w:rPr>
              <w:fldChar w:fldCharType="begin"/>
            </w:r>
            <w:r w:rsidR="00187F4A">
              <w:rPr>
                <w:noProof/>
                <w:webHidden/>
              </w:rPr>
              <w:instrText xml:space="preserve"> PAGEREF _Toc177135287 \h </w:instrText>
            </w:r>
            <w:r w:rsidR="00187F4A">
              <w:rPr>
                <w:noProof/>
                <w:webHidden/>
              </w:rPr>
            </w:r>
            <w:r w:rsidR="00187F4A">
              <w:rPr>
                <w:noProof/>
                <w:webHidden/>
              </w:rPr>
              <w:fldChar w:fldCharType="separate"/>
            </w:r>
            <w:r w:rsidR="00187F4A">
              <w:rPr>
                <w:noProof/>
                <w:webHidden/>
              </w:rPr>
              <w:t>2</w:t>
            </w:r>
            <w:r w:rsidR="00187F4A">
              <w:rPr>
                <w:noProof/>
                <w:webHidden/>
              </w:rPr>
              <w:fldChar w:fldCharType="end"/>
            </w:r>
          </w:hyperlink>
        </w:p>
        <w:p w14:paraId="2CFB576A" w14:textId="50029FA7" w:rsidR="00187F4A" w:rsidRDefault="00000000">
          <w:pPr>
            <w:pStyle w:val="TOC1"/>
            <w:tabs>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288" w:history="1">
            <w:r w:rsidR="00187F4A" w:rsidRPr="00841097">
              <w:rPr>
                <w:rStyle w:val="Hyperlink"/>
                <w:noProof/>
              </w:rPr>
              <w:t>CHAPTER 2</w:t>
            </w:r>
            <w:r w:rsidR="00187F4A">
              <w:rPr>
                <w:noProof/>
                <w:webHidden/>
              </w:rPr>
              <w:tab/>
            </w:r>
            <w:r w:rsidR="00187F4A">
              <w:rPr>
                <w:noProof/>
                <w:webHidden/>
              </w:rPr>
              <w:fldChar w:fldCharType="begin"/>
            </w:r>
            <w:r w:rsidR="00187F4A">
              <w:rPr>
                <w:noProof/>
                <w:webHidden/>
              </w:rPr>
              <w:instrText xml:space="preserve"> PAGEREF _Toc177135288 \h </w:instrText>
            </w:r>
            <w:r w:rsidR="00187F4A">
              <w:rPr>
                <w:noProof/>
                <w:webHidden/>
              </w:rPr>
            </w:r>
            <w:r w:rsidR="00187F4A">
              <w:rPr>
                <w:noProof/>
                <w:webHidden/>
              </w:rPr>
              <w:fldChar w:fldCharType="separate"/>
            </w:r>
            <w:r w:rsidR="00187F4A">
              <w:rPr>
                <w:noProof/>
                <w:webHidden/>
              </w:rPr>
              <w:t>4</w:t>
            </w:r>
            <w:r w:rsidR="00187F4A">
              <w:rPr>
                <w:noProof/>
                <w:webHidden/>
              </w:rPr>
              <w:fldChar w:fldCharType="end"/>
            </w:r>
          </w:hyperlink>
        </w:p>
        <w:p w14:paraId="41554B6F" w14:textId="1ABF7BC5" w:rsidR="00187F4A" w:rsidRDefault="00000000">
          <w:pPr>
            <w:pStyle w:val="TOC1"/>
            <w:tabs>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289" w:history="1">
            <w:r w:rsidR="00187F4A" w:rsidRPr="00841097">
              <w:rPr>
                <w:rStyle w:val="Hyperlink"/>
                <w:noProof/>
              </w:rPr>
              <w:t>Literature Reviews</w:t>
            </w:r>
            <w:r w:rsidR="00187F4A">
              <w:rPr>
                <w:noProof/>
                <w:webHidden/>
              </w:rPr>
              <w:tab/>
            </w:r>
            <w:r w:rsidR="00187F4A">
              <w:rPr>
                <w:noProof/>
                <w:webHidden/>
              </w:rPr>
              <w:fldChar w:fldCharType="begin"/>
            </w:r>
            <w:r w:rsidR="00187F4A">
              <w:rPr>
                <w:noProof/>
                <w:webHidden/>
              </w:rPr>
              <w:instrText xml:space="preserve"> PAGEREF _Toc177135289 \h </w:instrText>
            </w:r>
            <w:r w:rsidR="00187F4A">
              <w:rPr>
                <w:noProof/>
                <w:webHidden/>
              </w:rPr>
            </w:r>
            <w:r w:rsidR="00187F4A">
              <w:rPr>
                <w:noProof/>
                <w:webHidden/>
              </w:rPr>
              <w:fldChar w:fldCharType="separate"/>
            </w:r>
            <w:r w:rsidR="00187F4A">
              <w:rPr>
                <w:noProof/>
                <w:webHidden/>
              </w:rPr>
              <w:t>4</w:t>
            </w:r>
            <w:r w:rsidR="00187F4A">
              <w:rPr>
                <w:noProof/>
                <w:webHidden/>
              </w:rPr>
              <w:fldChar w:fldCharType="end"/>
            </w:r>
          </w:hyperlink>
        </w:p>
        <w:p w14:paraId="003BB792" w14:textId="3A8A0663"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290" w:history="1">
            <w:r w:rsidR="00187F4A" w:rsidRPr="00841097">
              <w:rPr>
                <w:rStyle w:val="Hyperlink"/>
                <w:noProof/>
              </w:rPr>
              <w:t xml:space="preserve">2.1 </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Literature Review 1</w:t>
            </w:r>
            <w:r w:rsidR="00187F4A">
              <w:rPr>
                <w:noProof/>
                <w:webHidden/>
              </w:rPr>
              <w:tab/>
            </w:r>
            <w:r w:rsidR="00187F4A">
              <w:rPr>
                <w:noProof/>
                <w:webHidden/>
              </w:rPr>
              <w:fldChar w:fldCharType="begin"/>
            </w:r>
            <w:r w:rsidR="00187F4A">
              <w:rPr>
                <w:noProof/>
                <w:webHidden/>
              </w:rPr>
              <w:instrText xml:space="preserve"> PAGEREF _Toc177135290 \h </w:instrText>
            </w:r>
            <w:r w:rsidR="00187F4A">
              <w:rPr>
                <w:noProof/>
                <w:webHidden/>
              </w:rPr>
            </w:r>
            <w:r w:rsidR="00187F4A">
              <w:rPr>
                <w:noProof/>
                <w:webHidden/>
              </w:rPr>
              <w:fldChar w:fldCharType="separate"/>
            </w:r>
            <w:r w:rsidR="00187F4A">
              <w:rPr>
                <w:noProof/>
                <w:webHidden/>
              </w:rPr>
              <w:t>4</w:t>
            </w:r>
            <w:r w:rsidR="00187F4A">
              <w:rPr>
                <w:noProof/>
                <w:webHidden/>
              </w:rPr>
              <w:fldChar w:fldCharType="end"/>
            </w:r>
          </w:hyperlink>
        </w:p>
        <w:p w14:paraId="0DFE1224" w14:textId="03D27DF4" w:rsidR="00187F4A" w:rsidRDefault="00000000">
          <w:pPr>
            <w:pStyle w:val="TOC3"/>
            <w:tabs>
              <w:tab w:val="left" w:pos="1860"/>
            </w:tabs>
            <w:rPr>
              <w:rFonts w:asciiTheme="minorHAnsi" w:eastAsiaTheme="minorEastAsia" w:hAnsiTheme="minorHAnsi" w:cstheme="minorBidi"/>
              <w:noProof/>
              <w:kern w:val="2"/>
              <w:lang w:eastAsia="zh-CN" w:bidi="ar-SA"/>
              <w14:ligatures w14:val="standardContextual"/>
            </w:rPr>
          </w:pPr>
          <w:hyperlink w:anchor="_Toc177135291" w:history="1">
            <w:r w:rsidR="00187F4A" w:rsidRPr="00841097">
              <w:rPr>
                <w:rStyle w:val="Hyperlink"/>
                <w:noProof/>
              </w:rPr>
              <w:t xml:space="preserve">2.1.1 </w:t>
            </w:r>
            <w:r w:rsidR="00187F4A">
              <w:rPr>
                <w:rFonts w:asciiTheme="minorHAnsi" w:eastAsiaTheme="minorEastAsia" w:hAnsiTheme="minorHAnsi" w:cstheme="minorBidi"/>
                <w:noProof/>
                <w:kern w:val="2"/>
                <w:lang w:eastAsia="zh-CN" w:bidi="ar-SA"/>
                <w14:ligatures w14:val="standardContextual"/>
              </w:rPr>
              <w:tab/>
            </w:r>
            <w:r w:rsidR="00187F4A" w:rsidRPr="00841097">
              <w:rPr>
                <w:rStyle w:val="Hyperlink"/>
                <w:noProof/>
              </w:rPr>
              <w:t>Towards Real-Time Traffic Sign Classification and Detection</w:t>
            </w:r>
            <w:r w:rsidR="00187F4A">
              <w:rPr>
                <w:noProof/>
                <w:webHidden/>
              </w:rPr>
              <w:tab/>
            </w:r>
            <w:r w:rsidR="00187F4A">
              <w:rPr>
                <w:noProof/>
                <w:webHidden/>
              </w:rPr>
              <w:fldChar w:fldCharType="begin"/>
            </w:r>
            <w:r w:rsidR="00187F4A">
              <w:rPr>
                <w:noProof/>
                <w:webHidden/>
              </w:rPr>
              <w:instrText xml:space="preserve"> PAGEREF _Toc177135291 \h </w:instrText>
            </w:r>
            <w:r w:rsidR="00187F4A">
              <w:rPr>
                <w:noProof/>
                <w:webHidden/>
              </w:rPr>
            </w:r>
            <w:r w:rsidR="00187F4A">
              <w:rPr>
                <w:noProof/>
                <w:webHidden/>
              </w:rPr>
              <w:fldChar w:fldCharType="separate"/>
            </w:r>
            <w:r w:rsidR="00187F4A">
              <w:rPr>
                <w:noProof/>
                <w:webHidden/>
              </w:rPr>
              <w:t>4</w:t>
            </w:r>
            <w:r w:rsidR="00187F4A">
              <w:rPr>
                <w:noProof/>
                <w:webHidden/>
              </w:rPr>
              <w:fldChar w:fldCharType="end"/>
            </w:r>
          </w:hyperlink>
        </w:p>
        <w:p w14:paraId="670AA819" w14:textId="6B664005" w:rsidR="00187F4A" w:rsidRDefault="00000000">
          <w:pPr>
            <w:pStyle w:val="TOC3"/>
            <w:tabs>
              <w:tab w:val="left" w:pos="1800"/>
            </w:tabs>
            <w:rPr>
              <w:rFonts w:asciiTheme="minorHAnsi" w:eastAsiaTheme="minorEastAsia" w:hAnsiTheme="minorHAnsi" w:cstheme="minorBidi"/>
              <w:noProof/>
              <w:kern w:val="2"/>
              <w:lang w:eastAsia="zh-CN" w:bidi="ar-SA"/>
              <w14:ligatures w14:val="standardContextual"/>
            </w:rPr>
          </w:pPr>
          <w:hyperlink w:anchor="_Toc177135292" w:history="1">
            <w:r w:rsidR="00187F4A" w:rsidRPr="00841097">
              <w:rPr>
                <w:rStyle w:val="Hyperlink"/>
                <w:noProof/>
              </w:rPr>
              <w:t>2.1.2</w:t>
            </w:r>
            <w:r w:rsidR="00187F4A">
              <w:rPr>
                <w:rFonts w:asciiTheme="minorHAnsi" w:eastAsiaTheme="minorEastAsia" w:hAnsiTheme="minorHAnsi" w:cstheme="minorBidi"/>
                <w:noProof/>
                <w:kern w:val="2"/>
                <w:lang w:eastAsia="zh-CN" w:bidi="ar-SA"/>
                <w14:ligatures w14:val="standardContextual"/>
              </w:rPr>
              <w:tab/>
            </w:r>
            <w:r w:rsidR="00187F4A" w:rsidRPr="00841097">
              <w:rPr>
                <w:rStyle w:val="Hyperlink"/>
                <w:noProof/>
              </w:rPr>
              <w:t>Strengths and Weakness</w:t>
            </w:r>
            <w:r w:rsidR="00187F4A">
              <w:rPr>
                <w:noProof/>
                <w:webHidden/>
              </w:rPr>
              <w:tab/>
            </w:r>
            <w:r w:rsidR="00187F4A">
              <w:rPr>
                <w:noProof/>
                <w:webHidden/>
              </w:rPr>
              <w:fldChar w:fldCharType="begin"/>
            </w:r>
            <w:r w:rsidR="00187F4A">
              <w:rPr>
                <w:noProof/>
                <w:webHidden/>
              </w:rPr>
              <w:instrText xml:space="preserve"> PAGEREF _Toc177135292 \h </w:instrText>
            </w:r>
            <w:r w:rsidR="00187F4A">
              <w:rPr>
                <w:noProof/>
                <w:webHidden/>
              </w:rPr>
            </w:r>
            <w:r w:rsidR="00187F4A">
              <w:rPr>
                <w:noProof/>
                <w:webHidden/>
              </w:rPr>
              <w:fldChar w:fldCharType="separate"/>
            </w:r>
            <w:r w:rsidR="00187F4A">
              <w:rPr>
                <w:noProof/>
                <w:webHidden/>
              </w:rPr>
              <w:t>6</w:t>
            </w:r>
            <w:r w:rsidR="00187F4A">
              <w:rPr>
                <w:noProof/>
                <w:webHidden/>
              </w:rPr>
              <w:fldChar w:fldCharType="end"/>
            </w:r>
          </w:hyperlink>
        </w:p>
        <w:p w14:paraId="1EDFB80F" w14:textId="06029179"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293" w:history="1">
            <w:r w:rsidR="00187F4A" w:rsidRPr="00841097">
              <w:rPr>
                <w:rStyle w:val="Hyperlink"/>
                <w:noProof/>
              </w:rPr>
              <w:t xml:space="preserve">2.2 </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Literature Review 2</w:t>
            </w:r>
            <w:r w:rsidR="00187F4A">
              <w:rPr>
                <w:noProof/>
                <w:webHidden/>
              </w:rPr>
              <w:tab/>
            </w:r>
            <w:r w:rsidR="00187F4A">
              <w:rPr>
                <w:noProof/>
                <w:webHidden/>
              </w:rPr>
              <w:fldChar w:fldCharType="begin"/>
            </w:r>
            <w:r w:rsidR="00187F4A">
              <w:rPr>
                <w:noProof/>
                <w:webHidden/>
              </w:rPr>
              <w:instrText xml:space="preserve"> PAGEREF _Toc177135293 \h </w:instrText>
            </w:r>
            <w:r w:rsidR="00187F4A">
              <w:rPr>
                <w:noProof/>
                <w:webHidden/>
              </w:rPr>
            </w:r>
            <w:r w:rsidR="00187F4A">
              <w:rPr>
                <w:noProof/>
                <w:webHidden/>
              </w:rPr>
              <w:fldChar w:fldCharType="separate"/>
            </w:r>
            <w:r w:rsidR="00187F4A">
              <w:rPr>
                <w:noProof/>
                <w:webHidden/>
              </w:rPr>
              <w:t>8</w:t>
            </w:r>
            <w:r w:rsidR="00187F4A">
              <w:rPr>
                <w:noProof/>
                <w:webHidden/>
              </w:rPr>
              <w:fldChar w:fldCharType="end"/>
            </w:r>
          </w:hyperlink>
        </w:p>
        <w:p w14:paraId="07A4CF80" w14:textId="30B65B0F"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294" w:history="1">
            <w:r w:rsidR="00187F4A" w:rsidRPr="00841097">
              <w:rPr>
                <w:rStyle w:val="Hyperlink"/>
                <w:noProof/>
              </w:rPr>
              <w:t>2.2.1    Traffic Sign Detection using CNN (Convolutional Neural Network)</w:t>
            </w:r>
            <w:r w:rsidR="00187F4A">
              <w:rPr>
                <w:noProof/>
                <w:webHidden/>
              </w:rPr>
              <w:tab/>
            </w:r>
            <w:r w:rsidR="00187F4A">
              <w:rPr>
                <w:noProof/>
                <w:webHidden/>
              </w:rPr>
              <w:fldChar w:fldCharType="begin"/>
            </w:r>
            <w:r w:rsidR="00187F4A">
              <w:rPr>
                <w:noProof/>
                <w:webHidden/>
              </w:rPr>
              <w:instrText xml:space="preserve"> PAGEREF _Toc177135294 \h </w:instrText>
            </w:r>
            <w:r w:rsidR="00187F4A">
              <w:rPr>
                <w:noProof/>
                <w:webHidden/>
              </w:rPr>
            </w:r>
            <w:r w:rsidR="00187F4A">
              <w:rPr>
                <w:noProof/>
                <w:webHidden/>
              </w:rPr>
              <w:fldChar w:fldCharType="separate"/>
            </w:r>
            <w:r w:rsidR="00187F4A">
              <w:rPr>
                <w:noProof/>
                <w:webHidden/>
              </w:rPr>
              <w:t>8</w:t>
            </w:r>
            <w:r w:rsidR="00187F4A">
              <w:rPr>
                <w:noProof/>
                <w:webHidden/>
              </w:rPr>
              <w:fldChar w:fldCharType="end"/>
            </w:r>
          </w:hyperlink>
        </w:p>
        <w:p w14:paraId="58B90FE1" w14:textId="16BB555D" w:rsidR="00187F4A" w:rsidRDefault="00187F4A">
          <w:pPr>
            <w:pStyle w:val="TOC3"/>
            <w:rPr>
              <w:rFonts w:asciiTheme="minorHAnsi" w:eastAsiaTheme="minorEastAsia" w:hAnsiTheme="minorHAnsi" w:cstheme="minorBidi"/>
              <w:noProof/>
              <w:kern w:val="2"/>
              <w:lang w:eastAsia="zh-CN" w:bidi="ar-SA"/>
              <w14:ligatures w14:val="standardContextual"/>
            </w:rPr>
          </w:pPr>
        </w:p>
        <w:p w14:paraId="4EA31549" w14:textId="4BFF7C77"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296" w:history="1">
            <w:r w:rsidR="00187F4A" w:rsidRPr="00841097">
              <w:rPr>
                <w:rStyle w:val="Hyperlink"/>
                <w:noProof/>
              </w:rPr>
              <w:t xml:space="preserve">2.3 </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Literature Review 3</w:t>
            </w:r>
            <w:r w:rsidR="00187F4A">
              <w:rPr>
                <w:noProof/>
                <w:webHidden/>
              </w:rPr>
              <w:tab/>
            </w:r>
            <w:r w:rsidR="00187F4A">
              <w:rPr>
                <w:noProof/>
                <w:webHidden/>
              </w:rPr>
              <w:fldChar w:fldCharType="begin"/>
            </w:r>
            <w:r w:rsidR="00187F4A">
              <w:rPr>
                <w:noProof/>
                <w:webHidden/>
              </w:rPr>
              <w:instrText xml:space="preserve"> PAGEREF _Toc177135296 \h </w:instrText>
            </w:r>
            <w:r w:rsidR="00187F4A">
              <w:rPr>
                <w:noProof/>
                <w:webHidden/>
              </w:rPr>
            </w:r>
            <w:r w:rsidR="00187F4A">
              <w:rPr>
                <w:noProof/>
                <w:webHidden/>
              </w:rPr>
              <w:fldChar w:fldCharType="separate"/>
            </w:r>
            <w:r w:rsidR="00187F4A">
              <w:rPr>
                <w:noProof/>
                <w:webHidden/>
              </w:rPr>
              <w:t>13</w:t>
            </w:r>
            <w:r w:rsidR="00187F4A">
              <w:rPr>
                <w:noProof/>
                <w:webHidden/>
              </w:rPr>
              <w:fldChar w:fldCharType="end"/>
            </w:r>
          </w:hyperlink>
        </w:p>
        <w:p w14:paraId="61747699" w14:textId="7FB70978"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297" w:history="1">
            <w:r w:rsidR="00187F4A" w:rsidRPr="00841097">
              <w:rPr>
                <w:rStyle w:val="Hyperlink"/>
                <w:noProof/>
              </w:rPr>
              <w:t>2.3.1    Recent Advances in Traffic Sign Recognition: Approaches and Datasets</w:t>
            </w:r>
            <w:r w:rsidR="00187F4A">
              <w:rPr>
                <w:noProof/>
                <w:webHidden/>
              </w:rPr>
              <w:tab/>
            </w:r>
            <w:r w:rsidR="00187F4A">
              <w:rPr>
                <w:noProof/>
                <w:webHidden/>
              </w:rPr>
              <w:fldChar w:fldCharType="begin"/>
            </w:r>
            <w:r w:rsidR="00187F4A">
              <w:rPr>
                <w:noProof/>
                <w:webHidden/>
              </w:rPr>
              <w:instrText xml:space="preserve"> PAGEREF _Toc177135297 \h </w:instrText>
            </w:r>
            <w:r w:rsidR="00187F4A">
              <w:rPr>
                <w:noProof/>
                <w:webHidden/>
              </w:rPr>
            </w:r>
            <w:r w:rsidR="00187F4A">
              <w:rPr>
                <w:noProof/>
                <w:webHidden/>
              </w:rPr>
              <w:fldChar w:fldCharType="separate"/>
            </w:r>
            <w:r w:rsidR="00187F4A">
              <w:rPr>
                <w:noProof/>
                <w:webHidden/>
              </w:rPr>
              <w:t>13</w:t>
            </w:r>
            <w:r w:rsidR="00187F4A">
              <w:rPr>
                <w:noProof/>
                <w:webHidden/>
              </w:rPr>
              <w:fldChar w:fldCharType="end"/>
            </w:r>
          </w:hyperlink>
        </w:p>
        <w:p w14:paraId="4BF6A6B2" w14:textId="5A510B16"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298" w:history="1">
            <w:r w:rsidR="00187F4A" w:rsidRPr="00841097">
              <w:rPr>
                <w:rStyle w:val="Hyperlink"/>
                <w:noProof/>
              </w:rPr>
              <w:t>2.3.2 Strengths and Weakness (By: Foo Wai Jun)</w:t>
            </w:r>
            <w:r w:rsidR="00187F4A">
              <w:rPr>
                <w:noProof/>
                <w:webHidden/>
              </w:rPr>
              <w:tab/>
            </w:r>
            <w:r w:rsidR="00187F4A">
              <w:rPr>
                <w:noProof/>
                <w:webHidden/>
              </w:rPr>
              <w:fldChar w:fldCharType="begin"/>
            </w:r>
            <w:r w:rsidR="00187F4A">
              <w:rPr>
                <w:noProof/>
                <w:webHidden/>
              </w:rPr>
              <w:instrText xml:space="preserve"> PAGEREF _Toc177135298 \h </w:instrText>
            </w:r>
            <w:r w:rsidR="00187F4A">
              <w:rPr>
                <w:noProof/>
                <w:webHidden/>
              </w:rPr>
            </w:r>
            <w:r w:rsidR="00187F4A">
              <w:rPr>
                <w:noProof/>
                <w:webHidden/>
              </w:rPr>
              <w:fldChar w:fldCharType="separate"/>
            </w:r>
            <w:r w:rsidR="00187F4A">
              <w:rPr>
                <w:noProof/>
                <w:webHidden/>
              </w:rPr>
              <w:t>15</w:t>
            </w:r>
            <w:r w:rsidR="00187F4A">
              <w:rPr>
                <w:noProof/>
                <w:webHidden/>
              </w:rPr>
              <w:fldChar w:fldCharType="end"/>
            </w:r>
          </w:hyperlink>
        </w:p>
        <w:p w14:paraId="5065CFB5" w14:textId="57CC6797"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299" w:history="1">
            <w:r w:rsidR="00187F4A" w:rsidRPr="00841097">
              <w:rPr>
                <w:rStyle w:val="Hyperlink"/>
                <w:noProof/>
              </w:rPr>
              <w:t xml:space="preserve">2.4 </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Literature Review 4</w:t>
            </w:r>
            <w:r w:rsidR="00187F4A">
              <w:rPr>
                <w:noProof/>
                <w:webHidden/>
              </w:rPr>
              <w:tab/>
            </w:r>
            <w:r w:rsidR="00187F4A">
              <w:rPr>
                <w:noProof/>
                <w:webHidden/>
              </w:rPr>
              <w:fldChar w:fldCharType="begin"/>
            </w:r>
            <w:r w:rsidR="00187F4A">
              <w:rPr>
                <w:noProof/>
                <w:webHidden/>
              </w:rPr>
              <w:instrText xml:space="preserve"> PAGEREF _Toc177135299 \h </w:instrText>
            </w:r>
            <w:r w:rsidR="00187F4A">
              <w:rPr>
                <w:noProof/>
                <w:webHidden/>
              </w:rPr>
            </w:r>
            <w:r w:rsidR="00187F4A">
              <w:rPr>
                <w:noProof/>
                <w:webHidden/>
              </w:rPr>
              <w:fldChar w:fldCharType="separate"/>
            </w:r>
            <w:r w:rsidR="00187F4A">
              <w:rPr>
                <w:noProof/>
                <w:webHidden/>
              </w:rPr>
              <w:t>16</w:t>
            </w:r>
            <w:r w:rsidR="00187F4A">
              <w:rPr>
                <w:noProof/>
                <w:webHidden/>
              </w:rPr>
              <w:fldChar w:fldCharType="end"/>
            </w:r>
          </w:hyperlink>
        </w:p>
        <w:p w14:paraId="6CDE32CF" w14:textId="50920AEF"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00" w:history="1">
            <w:r w:rsidR="00187F4A" w:rsidRPr="00841097">
              <w:rPr>
                <w:rStyle w:val="Hyperlink"/>
                <w:noProof/>
              </w:rPr>
              <w:t>2.4.1   Automatic Traffic Sign Detection and Recognition: A Review</w:t>
            </w:r>
            <w:r w:rsidR="00187F4A">
              <w:rPr>
                <w:noProof/>
                <w:webHidden/>
              </w:rPr>
              <w:tab/>
            </w:r>
            <w:r w:rsidR="00187F4A">
              <w:rPr>
                <w:noProof/>
                <w:webHidden/>
              </w:rPr>
              <w:fldChar w:fldCharType="begin"/>
            </w:r>
            <w:r w:rsidR="00187F4A">
              <w:rPr>
                <w:noProof/>
                <w:webHidden/>
              </w:rPr>
              <w:instrText xml:space="preserve"> PAGEREF _Toc177135300 \h </w:instrText>
            </w:r>
            <w:r w:rsidR="00187F4A">
              <w:rPr>
                <w:noProof/>
                <w:webHidden/>
              </w:rPr>
            </w:r>
            <w:r w:rsidR="00187F4A">
              <w:rPr>
                <w:noProof/>
                <w:webHidden/>
              </w:rPr>
              <w:fldChar w:fldCharType="separate"/>
            </w:r>
            <w:r w:rsidR="00187F4A">
              <w:rPr>
                <w:noProof/>
                <w:webHidden/>
              </w:rPr>
              <w:t>16</w:t>
            </w:r>
            <w:r w:rsidR="00187F4A">
              <w:rPr>
                <w:noProof/>
                <w:webHidden/>
              </w:rPr>
              <w:fldChar w:fldCharType="end"/>
            </w:r>
          </w:hyperlink>
        </w:p>
        <w:p w14:paraId="23502A29" w14:textId="6576B99B" w:rsidR="00187F4A" w:rsidRDefault="00187F4A">
          <w:pPr>
            <w:pStyle w:val="TOC3"/>
            <w:rPr>
              <w:rFonts w:asciiTheme="minorHAnsi" w:eastAsiaTheme="minorEastAsia" w:hAnsiTheme="minorHAnsi" w:cstheme="minorBidi"/>
              <w:noProof/>
              <w:kern w:val="2"/>
              <w:lang w:eastAsia="zh-CN" w:bidi="ar-SA"/>
              <w14:ligatures w14:val="standardContextual"/>
            </w:rPr>
          </w:pPr>
        </w:p>
        <w:p w14:paraId="556E1D37" w14:textId="53C6E8CC"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302" w:history="1">
            <w:r w:rsidR="00187F4A" w:rsidRPr="00841097">
              <w:rPr>
                <w:rStyle w:val="Hyperlink"/>
                <w:noProof/>
              </w:rPr>
              <w:t xml:space="preserve">2.5 </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Literature Review 5</w:t>
            </w:r>
            <w:r w:rsidR="00187F4A">
              <w:rPr>
                <w:noProof/>
                <w:webHidden/>
              </w:rPr>
              <w:tab/>
            </w:r>
            <w:r w:rsidR="00187F4A">
              <w:rPr>
                <w:noProof/>
                <w:webHidden/>
              </w:rPr>
              <w:fldChar w:fldCharType="begin"/>
            </w:r>
            <w:r w:rsidR="00187F4A">
              <w:rPr>
                <w:noProof/>
                <w:webHidden/>
              </w:rPr>
              <w:instrText xml:space="preserve"> PAGEREF _Toc177135302 \h </w:instrText>
            </w:r>
            <w:r w:rsidR="00187F4A">
              <w:rPr>
                <w:noProof/>
                <w:webHidden/>
              </w:rPr>
            </w:r>
            <w:r w:rsidR="00187F4A">
              <w:rPr>
                <w:noProof/>
                <w:webHidden/>
              </w:rPr>
              <w:fldChar w:fldCharType="separate"/>
            </w:r>
            <w:r w:rsidR="00187F4A">
              <w:rPr>
                <w:noProof/>
                <w:webHidden/>
              </w:rPr>
              <w:t>19</w:t>
            </w:r>
            <w:r w:rsidR="00187F4A">
              <w:rPr>
                <w:noProof/>
                <w:webHidden/>
              </w:rPr>
              <w:fldChar w:fldCharType="end"/>
            </w:r>
          </w:hyperlink>
        </w:p>
        <w:p w14:paraId="7C63BB44" w14:textId="65A9A5A0"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03" w:history="1">
            <w:r w:rsidR="00187F4A" w:rsidRPr="00841097">
              <w:rPr>
                <w:rStyle w:val="Hyperlink"/>
                <w:noProof/>
              </w:rPr>
              <w:t>2.5.1 Traffic Sign Classification using K-d tress and Random Forests</w:t>
            </w:r>
            <w:r w:rsidR="00187F4A">
              <w:rPr>
                <w:noProof/>
                <w:webHidden/>
              </w:rPr>
              <w:tab/>
            </w:r>
            <w:r w:rsidR="00187F4A">
              <w:rPr>
                <w:noProof/>
                <w:webHidden/>
              </w:rPr>
              <w:fldChar w:fldCharType="begin"/>
            </w:r>
            <w:r w:rsidR="00187F4A">
              <w:rPr>
                <w:noProof/>
                <w:webHidden/>
              </w:rPr>
              <w:instrText xml:space="preserve"> PAGEREF _Toc177135303 \h </w:instrText>
            </w:r>
            <w:r w:rsidR="00187F4A">
              <w:rPr>
                <w:noProof/>
                <w:webHidden/>
              </w:rPr>
            </w:r>
            <w:r w:rsidR="00187F4A">
              <w:rPr>
                <w:noProof/>
                <w:webHidden/>
              </w:rPr>
              <w:fldChar w:fldCharType="separate"/>
            </w:r>
            <w:r w:rsidR="00187F4A">
              <w:rPr>
                <w:noProof/>
                <w:webHidden/>
              </w:rPr>
              <w:t>19</w:t>
            </w:r>
            <w:r w:rsidR="00187F4A">
              <w:rPr>
                <w:noProof/>
                <w:webHidden/>
              </w:rPr>
              <w:fldChar w:fldCharType="end"/>
            </w:r>
          </w:hyperlink>
        </w:p>
        <w:p w14:paraId="19141C50" w14:textId="5A1AE3D9"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04" w:history="1">
            <w:r w:rsidR="00187F4A" w:rsidRPr="00841097">
              <w:rPr>
                <w:rStyle w:val="Hyperlink"/>
                <w:noProof/>
              </w:rPr>
              <w:t>2.5.2 Strength and Weaknesses</w:t>
            </w:r>
            <w:r w:rsidR="00187F4A">
              <w:rPr>
                <w:noProof/>
                <w:webHidden/>
              </w:rPr>
              <w:tab/>
            </w:r>
            <w:r w:rsidR="00187F4A">
              <w:rPr>
                <w:noProof/>
                <w:webHidden/>
              </w:rPr>
              <w:fldChar w:fldCharType="begin"/>
            </w:r>
            <w:r w:rsidR="00187F4A">
              <w:rPr>
                <w:noProof/>
                <w:webHidden/>
              </w:rPr>
              <w:instrText xml:space="preserve"> PAGEREF _Toc177135304 \h </w:instrText>
            </w:r>
            <w:r w:rsidR="00187F4A">
              <w:rPr>
                <w:noProof/>
                <w:webHidden/>
              </w:rPr>
            </w:r>
            <w:r w:rsidR="00187F4A">
              <w:rPr>
                <w:noProof/>
                <w:webHidden/>
              </w:rPr>
              <w:fldChar w:fldCharType="separate"/>
            </w:r>
            <w:r w:rsidR="00187F4A">
              <w:rPr>
                <w:noProof/>
                <w:webHidden/>
              </w:rPr>
              <w:t>20</w:t>
            </w:r>
            <w:r w:rsidR="00187F4A">
              <w:rPr>
                <w:noProof/>
                <w:webHidden/>
              </w:rPr>
              <w:fldChar w:fldCharType="end"/>
            </w:r>
          </w:hyperlink>
        </w:p>
        <w:p w14:paraId="338EDF3D" w14:textId="4D144E09" w:rsidR="00187F4A" w:rsidRDefault="00000000">
          <w:pPr>
            <w:pStyle w:val="TOC2"/>
            <w:rPr>
              <w:rFonts w:asciiTheme="minorHAnsi" w:eastAsiaTheme="minorEastAsia" w:hAnsiTheme="minorHAnsi" w:cstheme="minorBidi"/>
              <w:bCs w:val="0"/>
              <w:noProof/>
              <w:kern w:val="2"/>
              <w:lang w:eastAsia="zh-CN" w:bidi="ar-SA"/>
              <w14:ligatures w14:val="standardContextual"/>
            </w:rPr>
          </w:pPr>
          <w:hyperlink w:anchor="_Toc177135305" w:history="1">
            <w:r w:rsidR="00187F4A" w:rsidRPr="00841097">
              <w:rPr>
                <w:rStyle w:val="Hyperlink"/>
                <w:noProof/>
              </w:rPr>
              <w:t>2.6 Comparison of 3 techniques</w:t>
            </w:r>
            <w:r w:rsidR="00187F4A">
              <w:rPr>
                <w:noProof/>
                <w:webHidden/>
              </w:rPr>
              <w:tab/>
            </w:r>
            <w:r w:rsidR="00187F4A">
              <w:rPr>
                <w:noProof/>
                <w:webHidden/>
              </w:rPr>
              <w:fldChar w:fldCharType="begin"/>
            </w:r>
            <w:r w:rsidR="00187F4A">
              <w:rPr>
                <w:noProof/>
                <w:webHidden/>
              </w:rPr>
              <w:instrText xml:space="preserve"> PAGEREF _Toc177135305 \h </w:instrText>
            </w:r>
            <w:r w:rsidR="00187F4A">
              <w:rPr>
                <w:noProof/>
                <w:webHidden/>
              </w:rPr>
            </w:r>
            <w:r w:rsidR="00187F4A">
              <w:rPr>
                <w:noProof/>
                <w:webHidden/>
              </w:rPr>
              <w:fldChar w:fldCharType="separate"/>
            </w:r>
            <w:r w:rsidR="00187F4A">
              <w:rPr>
                <w:noProof/>
                <w:webHidden/>
              </w:rPr>
              <w:t>21</w:t>
            </w:r>
            <w:r w:rsidR="00187F4A">
              <w:rPr>
                <w:noProof/>
                <w:webHidden/>
              </w:rPr>
              <w:fldChar w:fldCharType="end"/>
            </w:r>
          </w:hyperlink>
        </w:p>
        <w:p w14:paraId="0B16E727" w14:textId="7527005E" w:rsidR="00187F4A" w:rsidRDefault="00000000">
          <w:pPr>
            <w:pStyle w:val="TOC1"/>
            <w:tabs>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306" w:history="1">
            <w:r w:rsidR="00187F4A" w:rsidRPr="00841097">
              <w:rPr>
                <w:rStyle w:val="Hyperlink"/>
                <w:noProof/>
              </w:rPr>
              <w:t>Chapter 3</w:t>
            </w:r>
            <w:r w:rsidR="00187F4A">
              <w:rPr>
                <w:noProof/>
                <w:webHidden/>
              </w:rPr>
              <w:tab/>
            </w:r>
            <w:r w:rsidR="00187F4A">
              <w:rPr>
                <w:noProof/>
                <w:webHidden/>
              </w:rPr>
              <w:fldChar w:fldCharType="begin"/>
            </w:r>
            <w:r w:rsidR="00187F4A">
              <w:rPr>
                <w:noProof/>
                <w:webHidden/>
              </w:rPr>
              <w:instrText xml:space="preserve"> PAGEREF _Toc177135306 \h </w:instrText>
            </w:r>
            <w:r w:rsidR="00187F4A">
              <w:rPr>
                <w:noProof/>
                <w:webHidden/>
              </w:rPr>
            </w:r>
            <w:r w:rsidR="00187F4A">
              <w:rPr>
                <w:noProof/>
                <w:webHidden/>
              </w:rPr>
              <w:fldChar w:fldCharType="separate"/>
            </w:r>
            <w:r w:rsidR="00187F4A">
              <w:rPr>
                <w:noProof/>
                <w:webHidden/>
              </w:rPr>
              <w:t>22</w:t>
            </w:r>
            <w:r w:rsidR="00187F4A">
              <w:rPr>
                <w:noProof/>
                <w:webHidden/>
              </w:rPr>
              <w:fldChar w:fldCharType="end"/>
            </w:r>
          </w:hyperlink>
        </w:p>
        <w:p w14:paraId="08AE7B4B" w14:textId="2F78B90F" w:rsidR="00187F4A" w:rsidRDefault="00000000">
          <w:pPr>
            <w:pStyle w:val="TOC1"/>
            <w:tabs>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307" w:history="1">
            <w:r w:rsidR="00187F4A" w:rsidRPr="00841097">
              <w:rPr>
                <w:rStyle w:val="Hyperlink"/>
                <w:noProof/>
              </w:rPr>
              <w:t>System Methodology/ Approach and Design</w:t>
            </w:r>
            <w:r w:rsidR="00187F4A">
              <w:rPr>
                <w:noProof/>
                <w:webHidden/>
              </w:rPr>
              <w:tab/>
            </w:r>
            <w:r w:rsidR="00187F4A">
              <w:rPr>
                <w:noProof/>
                <w:webHidden/>
              </w:rPr>
              <w:fldChar w:fldCharType="begin"/>
            </w:r>
            <w:r w:rsidR="00187F4A">
              <w:rPr>
                <w:noProof/>
                <w:webHidden/>
              </w:rPr>
              <w:instrText xml:space="preserve"> PAGEREF _Toc177135307 \h </w:instrText>
            </w:r>
            <w:r w:rsidR="00187F4A">
              <w:rPr>
                <w:noProof/>
                <w:webHidden/>
              </w:rPr>
            </w:r>
            <w:r w:rsidR="00187F4A">
              <w:rPr>
                <w:noProof/>
                <w:webHidden/>
              </w:rPr>
              <w:fldChar w:fldCharType="separate"/>
            </w:r>
            <w:r w:rsidR="00187F4A">
              <w:rPr>
                <w:noProof/>
                <w:webHidden/>
              </w:rPr>
              <w:t>22</w:t>
            </w:r>
            <w:r w:rsidR="00187F4A">
              <w:rPr>
                <w:noProof/>
                <w:webHidden/>
              </w:rPr>
              <w:fldChar w:fldCharType="end"/>
            </w:r>
          </w:hyperlink>
        </w:p>
        <w:p w14:paraId="28BCA199" w14:textId="0CDD7504"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308" w:history="1">
            <w:r w:rsidR="00187F4A" w:rsidRPr="00841097">
              <w:rPr>
                <w:rStyle w:val="Hyperlink"/>
                <w:noProof/>
              </w:rPr>
              <w:t xml:space="preserve">3.1 </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System Design Diagram/Equation</w:t>
            </w:r>
            <w:r w:rsidR="00187F4A">
              <w:rPr>
                <w:noProof/>
                <w:webHidden/>
              </w:rPr>
              <w:tab/>
            </w:r>
            <w:r w:rsidR="00187F4A">
              <w:rPr>
                <w:noProof/>
                <w:webHidden/>
              </w:rPr>
              <w:fldChar w:fldCharType="begin"/>
            </w:r>
            <w:r w:rsidR="00187F4A">
              <w:rPr>
                <w:noProof/>
                <w:webHidden/>
              </w:rPr>
              <w:instrText xml:space="preserve"> PAGEREF _Toc177135308 \h </w:instrText>
            </w:r>
            <w:r w:rsidR="00187F4A">
              <w:rPr>
                <w:noProof/>
                <w:webHidden/>
              </w:rPr>
            </w:r>
            <w:r w:rsidR="00187F4A">
              <w:rPr>
                <w:noProof/>
                <w:webHidden/>
              </w:rPr>
              <w:fldChar w:fldCharType="separate"/>
            </w:r>
            <w:r w:rsidR="00187F4A">
              <w:rPr>
                <w:noProof/>
                <w:webHidden/>
              </w:rPr>
              <w:t>22</w:t>
            </w:r>
            <w:r w:rsidR="00187F4A">
              <w:rPr>
                <w:noProof/>
                <w:webHidden/>
              </w:rPr>
              <w:fldChar w:fldCharType="end"/>
            </w:r>
          </w:hyperlink>
        </w:p>
        <w:p w14:paraId="67902AA5" w14:textId="744433EC" w:rsidR="00187F4A" w:rsidRDefault="00000000">
          <w:pPr>
            <w:pStyle w:val="TOC3"/>
            <w:tabs>
              <w:tab w:val="left" w:pos="1860"/>
            </w:tabs>
            <w:rPr>
              <w:rFonts w:asciiTheme="minorHAnsi" w:eastAsiaTheme="minorEastAsia" w:hAnsiTheme="minorHAnsi" w:cstheme="minorBidi"/>
              <w:noProof/>
              <w:kern w:val="2"/>
              <w:lang w:eastAsia="zh-CN" w:bidi="ar-SA"/>
              <w14:ligatures w14:val="standardContextual"/>
            </w:rPr>
          </w:pPr>
          <w:hyperlink w:anchor="_Toc177135309" w:history="1">
            <w:r w:rsidR="00187F4A" w:rsidRPr="00841097">
              <w:rPr>
                <w:rStyle w:val="Hyperlink"/>
                <w:noProof/>
              </w:rPr>
              <w:t xml:space="preserve">3.1.1 </w:t>
            </w:r>
            <w:r w:rsidR="00187F4A">
              <w:rPr>
                <w:rFonts w:asciiTheme="minorHAnsi" w:eastAsiaTheme="minorEastAsia" w:hAnsiTheme="minorHAnsi" w:cstheme="minorBidi"/>
                <w:noProof/>
                <w:kern w:val="2"/>
                <w:lang w:eastAsia="zh-CN" w:bidi="ar-SA"/>
                <w14:ligatures w14:val="standardContextual"/>
              </w:rPr>
              <w:tab/>
            </w:r>
            <w:r w:rsidR="00187F4A" w:rsidRPr="00841097">
              <w:rPr>
                <w:rStyle w:val="Hyperlink"/>
                <w:noProof/>
              </w:rPr>
              <w:t>System Architecture Diagram</w:t>
            </w:r>
            <w:r w:rsidR="00187F4A">
              <w:rPr>
                <w:noProof/>
                <w:webHidden/>
              </w:rPr>
              <w:tab/>
            </w:r>
            <w:r w:rsidR="00187F4A">
              <w:rPr>
                <w:noProof/>
                <w:webHidden/>
              </w:rPr>
              <w:fldChar w:fldCharType="begin"/>
            </w:r>
            <w:r w:rsidR="00187F4A">
              <w:rPr>
                <w:noProof/>
                <w:webHidden/>
              </w:rPr>
              <w:instrText xml:space="preserve"> PAGEREF _Toc177135309 \h </w:instrText>
            </w:r>
            <w:r w:rsidR="00187F4A">
              <w:rPr>
                <w:noProof/>
                <w:webHidden/>
              </w:rPr>
            </w:r>
            <w:r w:rsidR="00187F4A">
              <w:rPr>
                <w:noProof/>
                <w:webHidden/>
              </w:rPr>
              <w:fldChar w:fldCharType="separate"/>
            </w:r>
            <w:r w:rsidR="00187F4A">
              <w:rPr>
                <w:noProof/>
                <w:webHidden/>
              </w:rPr>
              <w:t>22</w:t>
            </w:r>
            <w:r w:rsidR="00187F4A">
              <w:rPr>
                <w:noProof/>
                <w:webHidden/>
              </w:rPr>
              <w:fldChar w:fldCharType="end"/>
            </w:r>
          </w:hyperlink>
        </w:p>
        <w:p w14:paraId="20C0E166" w14:textId="1D116E47" w:rsidR="00187F4A" w:rsidRDefault="00000000">
          <w:pPr>
            <w:pStyle w:val="TOC3"/>
            <w:tabs>
              <w:tab w:val="left" w:pos="1860"/>
            </w:tabs>
            <w:rPr>
              <w:rFonts w:asciiTheme="minorHAnsi" w:eastAsiaTheme="minorEastAsia" w:hAnsiTheme="minorHAnsi" w:cstheme="minorBidi"/>
              <w:noProof/>
              <w:kern w:val="2"/>
              <w:lang w:eastAsia="zh-CN" w:bidi="ar-SA"/>
              <w14:ligatures w14:val="standardContextual"/>
            </w:rPr>
          </w:pPr>
          <w:hyperlink w:anchor="_Toc177135310" w:history="1">
            <w:r w:rsidR="00187F4A" w:rsidRPr="00841097">
              <w:rPr>
                <w:rStyle w:val="Hyperlink"/>
                <w:noProof/>
              </w:rPr>
              <w:t xml:space="preserve">3.1.2 </w:t>
            </w:r>
            <w:r w:rsidR="00187F4A">
              <w:rPr>
                <w:rFonts w:asciiTheme="minorHAnsi" w:eastAsiaTheme="minorEastAsia" w:hAnsiTheme="minorHAnsi" w:cstheme="minorBidi"/>
                <w:noProof/>
                <w:kern w:val="2"/>
                <w:lang w:eastAsia="zh-CN" w:bidi="ar-SA"/>
                <w14:ligatures w14:val="standardContextual"/>
              </w:rPr>
              <w:tab/>
            </w:r>
            <w:r w:rsidR="00187F4A" w:rsidRPr="00841097">
              <w:rPr>
                <w:rStyle w:val="Hyperlink"/>
                <w:noProof/>
              </w:rPr>
              <w:t>Use Case Diagram and Description</w:t>
            </w:r>
            <w:r w:rsidR="00187F4A">
              <w:rPr>
                <w:noProof/>
                <w:webHidden/>
              </w:rPr>
              <w:tab/>
            </w:r>
            <w:r w:rsidR="00187F4A">
              <w:rPr>
                <w:noProof/>
                <w:webHidden/>
              </w:rPr>
              <w:fldChar w:fldCharType="begin"/>
            </w:r>
            <w:r w:rsidR="00187F4A">
              <w:rPr>
                <w:noProof/>
                <w:webHidden/>
              </w:rPr>
              <w:instrText xml:space="preserve"> PAGEREF _Toc177135310 \h </w:instrText>
            </w:r>
            <w:r w:rsidR="00187F4A">
              <w:rPr>
                <w:noProof/>
                <w:webHidden/>
              </w:rPr>
            </w:r>
            <w:r w:rsidR="00187F4A">
              <w:rPr>
                <w:noProof/>
                <w:webHidden/>
              </w:rPr>
              <w:fldChar w:fldCharType="separate"/>
            </w:r>
            <w:r w:rsidR="00187F4A">
              <w:rPr>
                <w:noProof/>
                <w:webHidden/>
              </w:rPr>
              <w:t>23</w:t>
            </w:r>
            <w:r w:rsidR="00187F4A">
              <w:rPr>
                <w:noProof/>
                <w:webHidden/>
              </w:rPr>
              <w:fldChar w:fldCharType="end"/>
            </w:r>
          </w:hyperlink>
        </w:p>
        <w:p w14:paraId="2293B749" w14:textId="4C7A004A" w:rsidR="00187F4A" w:rsidRDefault="00000000">
          <w:pPr>
            <w:pStyle w:val="TOC3"/>
            <w:tabs>
              <w:tab w:val="left" w:pos="1800"/>
            </w:tabs>
            <w:rPr>
              <w:rFonts w:asciiTheme="minorHAnsi" w:eastAsiaTheme="minorEastAsia" w:hAnsiTheme="minorHAnsi" w:cstheme="minorBidi"/>
              <w:noProof/>
              <w:kern w:val="2"/>
              <w:lang w:eastAsia="zh-CN" w:bidi="ar-SA"/>
              <w14:ligatures w14:val="standardContextual"/>
            </w:rPr>
          </w:pPr>
          <w:hyperlink w:anchor="_Toc177135311" w:history="1">
            <w:r w:rsidR="00187F4A" w:rsidRPr="00841097">
              <w:rPr>
                <w:rStyle w:val="Hyperlink"/>
                <w:noProof/>
              </w:rPr>
              <w:t>3.1.4</w:t>
            </w:r>
            <w:r w:rsidR="00187F4A">
              <w:rPr>
                <w:rFonts w:asciiTheme="minorHAnsi" w:eastAsiaTheme="minorEastAsia" w:hAnsiTheme="minorHAnsi" w:cstheme="minorBidi"/>
                <w:noProof/>
                <w:kern w:val="2"/>
                <w:lang w:eastAsia="zh-CN" w:bidi="ar-SA"/>
                <w14:ligatures w14:val="standardContextual"/>
              </w:rPr>
              <w:tab/>
            </w:r>
            <w:r w:rsidR="00187F4A" w:rsidRPr="00841097">
              <w:rPr>
                <w:rStyle w:val="Hyperlink"/>
                <w:noProof/>
              </w:rPr>
              <w:t>System Performance Definition</w:t>
            </w:r>
            <w:r w:rsidR="00187F4A">
              <w:rPr>
                <w:noProof/>
                <w:webHidden/>
              </w:rPr>
              <w:tab/>
            </w:r>
            <w:r w:rsidR="00187F4A">
              <w:rPr>
                <w:noProof/>
                <w:webHidden/>
              </w:rPr>
              <w:fldChar w:fldCharType="begin"/>
            </w:r>
            <w:r w:rsidR="00187F4A">
              <w:rPr>
                <w:noProof/>
                <w:webHidden/>
              </w:rPr>
              <w:instrText xml:space="preserve"> PAGEREF _Toc177135311 \h </w:instrText>
            </w:r>
            <w:r w:rsidR="00187F4A">
              <w:rPr>
                <w:noProof/>
                <w:webHidden/>
              </w:rPr>
            </w:r>
            <w:r w:rsidR="00187F4A">
              <w:rPr>
                <w:noProof/>
                <w:webHidden/>
              </w:rPr>
              <w:fldChar w:fldCharType="separate"/>
            </w:r>
            <w:r w:rsidR="00187F4A">
              <w:rPr>
                <w:noProof/>
                <w:webHidden/>
              </w:rPr>
              <w:t>23</w:t>
            </w:r>
            <w:r w:rsidR="00187F4A">
              <w:rPr>
                <w:noProof/>
                <w:webHidden/>
              </w:rPr>
              <w:fldChar w:fldCharType="end"/>
            </w:r>
          </w:hyperlink>
        </w:p>
        <w:p w14:paraId="17EB2BF6" w14:textId="3FF57267" w:rsidR="00187F4A" w:rsidRDefault="00000000">
          <w:pPr>
            <w:pStyle w:val="TOC2"/>
            <w:rPr>
              <w:rFonts w:asciiTheme="minorHAnsi" w:eastAsiaTheme="minorEastAsia" w:hAnsiTheme="minorHAnsi" w:cstheme="minorBidi"/>
              <w:bCs w:val="0"/>
              <w:noProof/>
              <w:kern w:val="2"/>
              <w:lang w:eastAsia="zh-CN" w:bidi="ar-SA"/>
              <w14:ligatures w14:val="standardContextual"/>
            </w:rPr>
          </w:pPr>
          <w:hyperlink w:anchor="_Toc177135312" w:history="1">
            <w:r w:rsidR="00187F4A" w:rsidRPr="00841097">
              <w:rPr>
                <w:rStyle w:val="Hyperlink"/>
                <w:noProof/>
              </w:rPr>
              <w:t>3.2 System Block Diagram</w:t>
            </w:r>
            <w:r w:rsidR="00187F4A">
              <w:rPr>
                <w:noProof/>
                <w:webHidden/>
              </w:rPr>
              <w:tab/>
            </w:r>
            <w:r w:rsidR="00187F4A">
              <w:rPr>
                <w:noProof/>
                <w:webHidden/>
              </w:rPr>
              <w:fldChar w:fldCharType="begin"/>
            </w:r>
            <w:r w:rsidR="00187F4A">
              <w:rPr>
                <w:noProof/>
                <w:webHidden/>
              </w:rPr>
              <w:instrText xml:space="preserve"> PAGEREF _Toc177135312 \h </w:instrText>
            </w:r>
            <w:r w:rsidR="00187F4A">
              <w:rPr>
                <w:noProof/>
                <w:webHidden/>
              </w:rPr>
            </w:r>
            <w:r w:rsidR="00187F4A">
              <w:rPr>
                <w:noProof/>
                <w:webHidden/>
              </w:rPr>
              <w:fldChar w:fldCharType="separate"/>
            </w:r>
            <w:r w:rsidR="00187F4A">
              <w:rPr>
                <w:noProof/>
                <w:webHidden/>
              </w:rPr>
              <w:t>24</w:t>
            </w:r>
            <w:r w:rsidR="00187F4A">
              <w:rPr>
                <w:noProof/>
                <w:webHidden/>
              </w:rPr>
              <w:fldChar w:fldCharType="end"/>
            </w:r>
          </w:hyperlink>
        </w:p>
        <w:p w14:paraId="340237F0" w14:textId="7FC063ED"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13" w:history="1">
            <w:r w:rsidR="00187F4A" w:rsidRPr="00841097">
              <w:rPr>
                <w:rStyle w:val="Hyperlink"/>
                <w:noProof/>
              </w:rPr>
              <w:t>3.2.1 Data Ingestion</w:t>
            </w:r>
            <w:r w:rsidR="00187F4A">
              <w:rPr>
                <w:noProof/>
                <w:webHidden/>
              </w:rPr>
              <w:tab/>
            </w:r>
            <w:r w:rsidR="00187F4A">
              <w:rPr>
                <w:noProof/>
                <w:webHidden/>
              </w:rPr>
              <w:fldChar w:fldCharType="begin"/>
            </w:r>
            <w:r w:rsidR="00187F4A">
              <w:rPr>
                <w:noProof/>
                <w:webHidden/>
              </w:rPr>
              <w:instrText xml:space="preserve"> PAGEREF _Toc177135313 \h </w:instrText>
            </w:r>
            <w:r w:rsidR="00187F4A">
              <w:rPr>
                <w:noProof/>
                <w:webHidden/>
              </w:rPr>
            </w:r>
            <w:r w:rsidR="00187F4A">
              <w:rPr>
                <w:noProof/>
                <w:webHidden/>
              </w:rPr>
              <w:fldChar w:fldCharType="separate"/>
            </w:r>
            <w:r w:rsidR="00187F4A">
              <w:rPr>
                <w:noProof/>
                <w:webHidden/>
              </w:rPr>
              <w:t>24</w:t>
            </w:r>
            <w:r w:rsidR="00187F4A">
              <w:rPr>
                <w:noProof/>
                <w:webHidden/>
              </w:rPr>
              <w:fldChar w:fldCharType="end"/>
            </w:r>
          </w:hyperlink>
        </w:p>
        <w:p w14:paraId="5428B52C" w14:textId="432BCF56"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14" w:history="1">
            <w:r w:rsidR="00187F4A" w:rsidRPr="00841097">
              <w:rPr>
                <w:rStyle w:val="Hyperlink"/>
                <w:noProof/>
              </w:rPr>
              <w:t>3.2.2 Images Crop</w:t>
            </w:r>
            <w:r w:rsidR="00187F4A">
              <w:rPr>
                <w:noProof/>
                <w:webHidden/>
              </w:rPr>
              <w:tab/>
            </w:r>
            <w:r w:rsidR="00187F4A">
              <w:rPr>
                <w:noProof/>
                <w:webHidden/>
              </w:rPr>
              <w:fldChar w:fldCharType="begin"/>
            </w:r>
            <w:r w:rsidR="00187F4A">
              <w:rPr>
                <w:noProof/>
                <w:webHidden/>
              </w:rPr>
              <w:instrText xml:space="preserve"> PAGEREF _Toc177135314 \h </w:instrText>
            </w:r>
            <w:r w:rsidR="00187F4A">
              <w:rPr>
                <w:noProof/>
                <w:webHidden/>
              </w:rPr>
            </w:r>
            <w:r w:rsidR="00187F4A">
              <w:rPr>
                <w:noProof/>
                <w:webHidden/>
              </w:rPr>
              <w:fldChar w:fldCharType="separate"/>
            </w:r>
            <w:r w:rsidR="00187F4A">
              <w:rPr>
                <w:noProof/>
                <w:webHidden/>
              </w:rPr>
              <w:t>24</w:t>
            </w:r>
            <w:r w:rsidR="00187F4A">
              <w:rPr>
                <w:noProof/>
                <w:webHidden/>
              </w:rPr>
              <w:fldChar w:fldCharType="end"/>
            </w:r>
          </w:hyperlink>
        </w:p>
        <w:p w14:paraId="38BB41A9" w14:textId="7383C3F2"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15" w:history="1">
            <w:r w:rsidR="00187F4A" w:rsidRPr="00841097">
              <w:rPr>
                <w:rStyle w:val="Hyperlink"/>
                <w:noProof/>
              </w:rPr>
              <w:t>3.2.3 Data Split</w:t>
            </w:r>
            <w:r w:rsidR="00187F4A">
              <w:rPr>
                <w:noProof/>
                <w:webHidden/>
              </w:rPr>
              <w:tab/>
            </w:r>
            <w:r w:rsidR="00187F4A">
              <w:rPr>
                <w:noProof/>
                <w:webHidden/>
              </w:rPr>
              <w:fldChar w:fldCharType="begin"/>
            </w:r>
            <w:r w:rsidR="00187F4A">
              <w:rPr>
                <w:noProof/>
                <w:webHidden/>
              </w:rPr>
              <w:instrText xml:space="preserve"> PAGEREF _Toc177135315 \h </w:instrText>
            </w:r>
            <w:r w:rsidR="00187F4A">
              <w:rPr>
                <w:noProof/>
                <w:webHidden/>
              </w:rPr>
            </w:r>
            <w:r w:rsidR="00187F4A">
              <w:rPr>
                <w:noProof/>
                <w:webHidden/>
              </w:rPr>
              <w:fldChar w:fldCharType="separate"/>
            </w:r>
            <w:r w:rsidR="00187F4A">
              <w:rPr>
                <w:noProof/>
                <w:webHidden/>
              </w:rPr>
              <w:t>24</w:t>
            </w:r>
            <w:r w:rsidR="00187F4A">
              <w:rPr>
                <w:noProof/>
                <w:webHidden/>
              </w:rPr>
              <w:fldChar w:fldCharType="end"/>
            </w:r>
          </w:hyperlink>
        </w:p>
        <w:p w14:paraId="02D2C0B9" w14:textId="77C358A4"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16" w:history="1">
            <w:r w:rsidR="00187F4A" w:rsidRPr="00841097">
              <w:rPr>
                <w:rStyle w:val="Hyperlink"/>
                <w:noProof/>
              </w:rPr>
              <w:t>3.2.4 Images Resize</w:t>
            </w:r>
            <w:r w:rsidR="00187F4A">
              <w:rPr>
                <w:noProof/>
                <w:webHidden/>
              </w:rPr>
              <w:tab/>
            </w:r>
            <w:r w:rsidR="00187F4A">
              <w:rPr>
                <w:noProof/>
                <w:webHidden/>
              </w:rPr>
              <w:fldChar w:fldCharType="begin"/>
            </w:r>
            <w:r w:rsidR="00187F4A">
              <w:rPr>
                <w:noProof/>
                <w:webHidden/>
              </w:rPr>
              <w:instrText xml:space="preserve"> PAGEREF _Toc177135316 \h </w:instrText>
            </w:r>
            <w:r w:rsidR="00187F4A">
              <w:rPr>
                <w:noProof/>
                <w:webHidden/>
              </w:rPr>
            </w:r>
            <w:r w:rsidR="00187F4A">
              <w:rPr>
                <w:noProof/>
                <w:webHidden/>
              </w:rPr>
              <w:fldChar w:fldCharType="separate"/>
            </w:r>
            <w:r w:rsidR="00187F4A">
              <w:rPr>
                <w:noProof/>
                <w:webHidden/>
              </w:rPr>
              <w:t>25</w:t>
            </w:r>
            <w:r w:rsidR="00187F4A">
              <w:rPr>
                <w:noProof/>
                <w:webHidden/>
              </w:rPr>
              <w:fldChar w:fldCharType="end"/>
            </w:r>
          </w:hyperlink>
        </w:p>
        <w:p w14:paraId="6A3821E4" w14:textId="00B96076"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17" w:history="1">
            <w:r w:rsidR="00187F4A" w:rsidRPr="00841097">
              <w:rPr>
                <w:rStyle w:val="Hyperlink"/>
                <w:noProof/>
              </w:rPr>
              <w:t>3.2.5 Noise Reduction</w:t>
            </w:r>
            <w:r w:rsidR="00187F4A">
              <w:rPr>
                <w:noProof/>
                <w:webHidden/>
              </w:rPr>
              <w:tab/>
            </w:r>
            <w:r w:rsidR="00187F4A">
              <w:rPr>
                <w:noProof/>
                <w:webHidden/>
              </w:rPr>
              <w:fldChar w:fldCharType="begin"/>
            </w:r>
            <w:r w:rsidR="00187F4A">
              <w:rPr>
                <w:noProof/>
                <w:webHidden/>
              </w:rPr>
              <w:instrText xml:space="preserve"> PAGEREF _Toc177135317 \h </w:instrText>
            </w:r>
            <w:r w:rsidR="00187F4A">
              <w:rPr>
                <w:noProof/>
                <w:webHidden/>
              </w:rPr>
            </w:r>
            <w:r w:rsidR="00187F4A">
              <w:rPr>
                <w:noProof/>
                <w:webHidden/>
              </w:rPr>
              <w:fldChar w:fldCharType="separate"/>
            </w:r>
            <w:r w:rsidR="00187F4A">
              <w:rPr>
                <w:noProof/>
                <w:webHidden/>
              </w:rPr>
              <w:t>25</w:t>
            </w:r>
            <w:r w:rsidR="00187F4A">
              <w:rPr>
                <w:noProof/>
                <w:webHidden/>
              </w:rPr>
              <w:fldChar w:fldCharType="end"/>
            </w:r>
          </w:hyperlink>
        </w:p>
        <w:p w14:paraId="067919E0" w14:textId="6E76E89D"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18" w:history="1">
            <w:r w:rsidR="00187F4A" w:rsidRPr="00841097">
              <w:rPr>
                <w:rStyle w:val="Hyperlink"/>
                <w:noProof/>
              </w:rPr>
              <w:t>3.2.6 Grayscale Conversion</w:t>
            </w:r>
            <w:r w:rsidR="00187F4A">
              <w:rPr>
                <w:noProof/>
                <w:webHidden/>
              </w:rPr>
              <w:tab/>
            </w:r>
            <w:r w:rsidR="00187F4A">
              <w:rPr>
                <w:noProof/>
                <w:webHidden/>
              </w:rPr>
              <w:fldChar w:fldCharType="begin"/>
            </w:r>
            <w:r w:rsidR="00187F4A">
              <w:rPr>
                <w:noProof/>
                <w:webHidden/>
              </w:rPr>
              <w:instrText xml:space="preserve"> PAGEREF _Toc177135318 \h </w:instrText>
            </w:r>
            <w:r w:rsidR="00187F4A">
              <w:rPr>
                <w:noProof/>
                <w:webHidden/>
              </w:rPr>
            </w:r>
            <w:r w:rsidR="00187F4A">
              <w:rPr>
                <w:noProof/>
                <w:webHidden/>
              </w:rPr>
              <w:fldChar w:fldCharType="separate"/>
            </w:r>
            <w:r w:rsidR="00187F4A">
              <w:rPr>
                <w:noProof/>
                <w:webHidden/>
              </w:rPr>
              <w:t>25</w:t>
            </w:r>
            <w:r w:rsidR="00187F4A">
              <w:rPr>
                <w:noProof/>
                <w:webHidden/>
              </w:rPr>
              <w:fldChar w:fldCharType="end"/>
            </w:r>
          </w:hyperlink>
        </w:p>
        <w:p w14:paraId="6EE25C05" w14:textId="3FB0DB3A"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19" w:history="1">
            <w:r w:rsidR="00187F4A" w:rsidRPr="00841097">
              <w:rPr>
                <w:rStyle w:val="Hyperlink"/>
                <w:noProof/>
              </w:rPr>
              <w:t>3.2.7 CLAHE</w:t>
            </w:r>
            <w:r w:rsidR="00187F4A">
              <w:rPr>
                <w:noProof/>
                <w:webHidden/>
              </w:rPr>
              <w:tab/>
            </w:r>
            <w:r w:rsidR="00187F4A">
              <w:rPr>
                <w:noProof/>
                <w:webHidden/>
              </w:rPr>
              <w:fldChar w:fldCharType="begin"/>
            </w:r>
            <w:r w:rsidR="00187F4A">
              <w:rPr>
                <w:noProof/>
                <w:webHidden/>
              </w:rPr>
              <w:instrText xml:space="preserve"> PAGEREF _Toc177135319 \h </w:instrText>
            </w:r>
            <w:r w:rsidR="00187F4A">
              <w:rPr>
                <w:noProof/>
                <w:webHidden/>
              </w:rPr>
            </w:r>
            <w:r w:rsidR="00187F4A">
              <w:rPr>
                <w:noProof/>
                <w:webHidden/>
              </w:rPr>
              <w:fldChar w:fldCharType="separate"/>
            </w:r>
            <w:r w:rsidR="00187F4A">
              <w:rPr>
                <w:noProof/>
                <w:webHidden/>
              </w:rPr>
              <w:t>25</w:t>
            </w:r>
            <w:r w:rsidR="00187F4A">
              <w:rPr>
                <w:noProof/>
                <w:webHidden/>
              </w:rPr>
              <w:fldChar w:fldCharType="end"/>
            </w:r>
          </w:hyperlink>
        </w:p>
        <w:p w14:paraId="7CF12E1D" w14:textId="1AC905E7"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20" w:history="1">
            <w:r w:rsidR="00187F4A" w:rsidRPr="00841097">
              <w:rPr>
                <w:rStyle w:val="Hyperlink"/>
                <w:noProof/>
              </w:rPr>
              <w:t>3.2.8 Normalization</w:t>
            </w:r>
            <w:r w:rsidR="00187F4A">
              <w:rPr>
                <w:noProof/>
                <w:webHidden/>
              </w:rPr>
              <w:tab/>
            </w:r>
            <w:r w:rsidR="00187F4A">
              <w:rPr>
                <w:noProof/>
                <w:webHidden/>
              </w:rPr>
              <w:fldChar w:fldCharType="begin"/>
            </w:r>
            <w:r w:rsidR="00187F4A">
              <w:rPr>
                <w:noProof/>
                <w:webHidden/>
              </w:rPr>
              <w:instrText xml:space="preserve"> PAGEREF _Toc177135320 \h </w:instrText>
            </w:r>
            <w:r w:rsidR="00187F4A">
              <w:rPr>
                <w:noProof/>
                <w:webHidden/>
              </w:rPr>
            </w:r>
            <w:r w:rsidR="00187F4A">
              <w:rPr>
                <w:noProof/>
                <w:webHidden/>
              </w:rPr>
              <w:fldChar w:fldCharType="separate"/>
            </w:r>
            <w:r w:rsidR="00187F4A">
              <w:rPr>
                <w:noProof/>
                <w:webHidden/>
              </w:rPr>
              <w:t>25</w:t>
            </w:r>
            <w:r w:rsidR="00187F4A">
              <w:rPr>
                <w:noProof/>
                <w:webHidden/>
              </w:rPr>
              <w:fldChar w:fldCharType="end"/>
            </w:r>
          </w:hyperlink>
        </w:p>
        <w:p w14:paraId="4B8309F1" w14:textId="5F1B457C"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21" w:history="1">
            <w:r w:rsidR="00187F4A" w:rsidRPr="00841097">
              <w:rPr>
                <w:rStyle w:val="Hyperlink"/>
                <w:noProof/>
              </w:rPr>
              <w:t>3.2.9 One-hot Encoding</w:t>
            </w:r>
            <w:r w:rsidR="00187F4A">
              <w:rPr>
                <w:noProof/>
                <w:webHidden/>
              </w:rPr>
              <w:tab/>
            </w:r>
            <w:r w:rsidR="00187F4A">
              <w:rPr>
                <w:noProof/>
                <w:webHidden/>
              </w:rPr>
              <w:fldChar w:fldCharType="begin"/>
            </w:r>
            <w:r w:rsidR="00187F4A">
              <w:rPr>
                <w:noProof/>
                <w:webHidden/>
              </w:rPr>
              <w:instrText xml:space="preserve"> PAGEREF _Toc177135321 \h </w:instrText>
            </w:r>
            <w:r w:rsidR="00187F4A">
              <w:rPr>
                <w:noProof/>
                <w:webHidden/>
              </w:rPr>
            </w:r>
            <w:r w:rsidR="00187F4A">
              <w:rPr>
                <w:noProof/>
                <w:webHidden/>
              </w:rPr>
              <w:fldChar w:fldCharType="separate"/>
            </w:r>
            <w:r w:rsidR="00187F4A">
              <w:rPr>
                <w:noProof/>
                <w:webHidden/>
              </w:rPr>
              <w:t>25</w:t>
            </w:r>
            <w:r w:rsidR="00187F4A">
              <w:rPr>
                <w:noProof/>
                <w:webHidden/>
              </w:rPr>
              <w:fldChar w:fldCharType="end"/>
            </w:r>
          </w:hyperlink>
        </w:p>
        <w:p w14:paraId="7D2142AE" w14:textId="7348D78B"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22" w:history="1">
            <w:r w:rsidR="00187F4A" w:rsidRPr="00841097">
              <w:rPr>
                <w:rStyle w:val="Hyperlink"/>
                <w:noProof/>
              </w:rPr>
              <w:t>3.2.10 CNN Model Architecture</w:t>
            </w:r>
            <w:r w:rsidR="00187F4A">
              <w:rPr>
                <w:noProof/>
                <w:webHidden/>
              </w:rPr>
              <w:tab/>
            </w:r>
            <w:r w:rsidR="00187F4A">
              <w:rPr>
                <w:noProof/>
                <w:webHidden/>
              </w:rPr>
              <w:fldChar w:fldCharType="begin"/>
            </w:r>
            <w:r w:rsidR="00187F4A">
              <w:rPr>
                <w:noProof/>
                <w:webHidden/>
              </w:rPr>
              <w:instrText xml:space="preserve"> PAGEREF _Toc177135322 \h </w:instrText>
            </w:r>
            <w:r w:rsidR="00187F4A">
              <w:rPr>
                <w:noProof/>
                <w:webHidden/>
              </w:rPr>
            </w:r>
            <w:r w:rsidR="00187F4A">
              <w:rPr>
                <w:noProof/>
                <w:webHidden/>
              </w:rPr>
              <w:fldChar w:fldCharType="separate"/>
            </w:r>
            <w:r w:rsidR="00187F4A">
              <w:rPr>
                <w:noProof/>
                <w:webHidden/>
              </w:rPr>
              <w:t>25</w:t>
            </w:r>
            <w:r w:rsidR="00187F4A">
              <w:rPr>
                <w:noProof/>
                <w:webHidden/>
              </w:rPr>
              <w:fldChar w:fldCharType="end"/>
            </w:r>
          </w:hyperlink>
        </w:p>
        <w:p w14:paraId="00080F24" w14:textId="6C70768E"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23" w:history="1">
            <w:r w:rsidR="00187F4A" w:rsidRPr="00841097">
              <w:rPr>
                <w:rStyle w:val="Hyperlink"/>
                <w:noProof/>
              </w:rPr>
              <w:t>3.2.11 Training</w:t>
            </w:r>
            <w:r w:rsidR="00187F4A">
              <w:rPr>
                <w:noProof/>
                <w:webHidden/>
              </w:rPr>
              <w:tab/>
            </w:r>
            <w:r w:rsidR="00187F4A">
              <w:rPr>
                <w:noProof/>
                <w:webHidden/>
              </w:rPr>
              <w:fldChar w:fldCharType="begin"/>
            </w:r>
            <w:r w:rsidR="00187F4A">
              <w:rPr>
                <w:noProof/>
                <w:webHidden/>
              </w:rPr>
              <w:instrText xml:space="preserve"> PAGEREF _Toc177135323 \h </w:instrText>
            </w:r>
            <w:r w:rsidR="00187F4A">
              <w:rPr>
                <w:noProof/>
                <w:webHidden/>
              </w:rPr>
            </w:r>
            <w:r w:rsidR="00187F4A">
              <w:rPr>
                <w:noProof/>
                <w:webHidden/>
              </w:rPr>
              <w:fldChar w:fldCharType="separate"/>
            </w:r>
            <w:r w:rsidR="00187F4A">
              <w:rPr>
                <w:noProof/>
                <w:webHidden/>
              </w:rPr>
              <w:t>27</w:t>
            </w:r>
            <w:r w:rsidR="00187F4A">
              <w:rPr>
                <w:noProof/>
                <w:webHidden/>
              </w:rPr>
              <w:fldChar w:fldCharType="end"/>
            </w:r>
          </w:hyperlink>
        </w:p>
        <w:p w14:paraId="50398A5B" w14:textId="3194E8FD"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24" w:history="1">
            <w:r w:rsidR="00187F4A" w:rsidRPr="00841097">
              <w:rPr>
                <w:rStyle w:val="Hyperlink"/>
                <w:noProof/>
              </w:rPr>
              <w:t>3.2.12 Model Evaluation</w:t>
            </w:r>
            <w:r w:rsidR="00187F4A">
              <w:rPr>
                <w:noProof/>
                <w:webHidden/>
              </w:rPr>
              <w:tab/>
            </w:r>
            <w:r w:rsidR="00187F4A">
              <w:rPr>
                <w:noProof/>
                <w:webHidden/>
              </w:rPr>
              <w:fldChar w:fldCharType="begin"/>
            </w:r>
            <w:r w:rsidR="00187F4A">
              <w:rPr>
                <w:noProof/>
                <w:webHidden/>
              </w:rPr>
              <w:instrText xml:space="preserve"> PAGEREF _Toc177135324 \h </w:instrText>
            </w:r>
            <w:r w:rsidR="00187F4A">
              <w:rPr>
                <w:noProof/>
                <w:webHidden/>
              </w:rPr>
            </w:r>
            <w:r w:rsidR="00187F4A">
              <w:rPr>
                <w:noProof/>
                <w:webHidden/>
              </w:rPr>
              <w:fldChar w:fldCharType="separate"/>
            </w:r>
            <w:r w:rsidR="00187F4A">
              <w:rPr>
                <w:noProof/>
                <w:webHidden/>
              </w:rPr>
              <w:t>27</w:t>
            </w:r>
            <w:r w:rsidR="00187F4A">
              <w:rPr>
                <w:noProof/>
                <w:webHidden/>
              </w:rPr>
              <w:fldChar w:fldCharType="end"/>
            </w:r>
          </w:hyperlink>
        </w:p>
        <w:p w14:paraId="4A7D9A54" w14:textId="3DCF32DF"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25" w:history="1">
            <w:r w:rsidR="00187F4A" w:rsidRPr="00841097">
              <w:rPr>
                <w:rStyle w:val="Hyperlink"/>
                <w:noProof/>
              </w:rPr>
              <w:t>3.2.13 Hyperparameter Tuning</w:t>
            </w:r>
            <w:r w:rsidR="00187F4A">
              <w:rPr>
                <w:noProof/>
                <w:webHidden/>
              </w:rPr>
              <w:tab/>
            </w:r>
            <w:r w:rsidR="00187F4A">
              <w:rPr>
                <w:noProof/>
                <w:webHidden/>
              </w:rPr>
              <w:fldChar w:fldCharType="begin"/>
            </w:r>
            <w:r w:rsidR="00187F4A">
              <w:rPr>
                <w:noProof/>
                <w:webHidden/>
              </w:rPr>
              <w:instrText xml:space="preserve"> PAGEREF _Toc177135325 \h </w:instrText>
            </w:r>
            <w:r w:rsidR="00187F4A">
              <w:rPr>
                <w:noProof/>
                <w:webHidden/>
              </w:rPr>
            </w:r>
            <w:r w:rsidR="00187F4A">
              <w:rPr>
                <w:noProof/>
                <w:webHidden/>
              </w:rPr>
              <w:fldChar w:fldCharType="separate"/>
            </w:r>
            <w:r w:rsidR="00187F4A">
              <w:rPr>
                <w:noProof/>
                <w:webHidden/>
              </w:rPr>
              <w:t>28</w:t>
            </w:r>
            <w:r w:rsidR="00187F4A">
              <w:rPr>
                <w:noProof/>
                <w:webHidden/>
              </w:rPr>
              <w:fldChar w:fldCharType="end"/>
            </w:r>
          </w:hyperlink>
        </w:p>
        <w:p w14:paraId="4F9664C0" w14:textId="3D2FFA20"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26" w:history="1">
            <w:r w:rsidR="00187F4A" w:rsidRPr="00841097">
              <w:rPr>
                <w:rStyle w:val="Hyperlink"/>
                <w:noProof/>
              </w:rPr>
              <w:t>3.2.14 Performance evaluation</w:t>
            </w:r>
            <w:r w:rsidR="00187F4A">
              <w:rPr>
                <w:noProof/>
                <w:webHidden/>
              </w:rPr>
              <w:tab/>
            </w:r>
            <w:r w:rsidR="00187F4A">
              <w:rPr>
                <w:noProof/>
                <w:webHidden/>
              </w:rPr>
              <w:fldChar w:fldCharType="begin"/>
            </w:r>
            <w:r w:rsidR="00187F4A">
              <w:rPr>
                <w:noProof/>
                <w:webHidden/>
              </w:rPr>
              <w:instrText xml:space="preserve"> PAGEREF _Toc177135326 \h </w:instrText>
            </w:r>
            <w:r w:rsidR="00187F4A">
              <w:rPr>
                <w:noProof/>
                <w:webHidden/>
              </w:rPr>
            </w:r>
            <w:r w:rsidR="00187F4A">
              <w:rPr>
                <w:noProof/>
                <w:webHidden/>
              </w:rPr>
              <w:fldChar w:fldCharType="separate"/>
            </w:r>
            <w:r w:rsidR="00187F4A">
              <w:rPr>
                <w:noProof/>
                <w:webHidden/>
              </w:rPr>
              <w:t>29</w:t>
            </w:r>
            <w:r w:rsidR="00187F4A">
              <w:rPr>
                <w:noProof/>
                <w:webHidden/>
              </w:rPr>
              <w:fldChar w:fldCharType="end"/>
            </w:r>
          </w:hyperlink>
        </w:p>
        <w:p w14:paraId="57A40A97" w14:textId="6318E1CC"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27" w:history="1">
            <w:r w:rsidR="00187F4A" w:rsidRPr="00841097">
              <w:rPr>
                <w:rStyle w:val="Hyperlink"/>
                <w:noProof/>
              </w:rPr>
              <w:t>3.2.15 Model/Output</w:t>
            </w:r>
            <w:r w:rsidR="00187F4A">
              <w:rPr>
                <w:noProof/>
                <w:webHidden/>
              </w:rPr>
              <w:tab/>
            </w:r>
            <w:r w:rsidR="00187F4A">
              <w:rPr>
                <w:noProof/>
                <w:webHidden/>
              </w:rPr>
              <w:fldChar w:fldCharType="begin"/>
            </w:r>
            <w:r w:rsidR="00187F4A">
              <w:rPr>
                <w:noProof/>
                <w:webHidden/>
              </w:rPr>
              <w:instrText xml:space="preserve"> PAGEREF _Toc177135327 \h </w:instrText>
            </w:r>
            <w:r w:rsidR="00187F4A">
              <w:rPr>
                <w:noProof/>
                <w:webHidden/>
              </w:rPr>
            </w:r>
            <w:r w:rsidR="00187F4A">
              <w:rPr>
                <w:noProof/>
                <w:webHidden/>
              </w:rPr>
              <w:fldChar w:fldCharType="separate"/>
            </w:r>
            <w:r w:rsidR="00187F4A">
              <w:rPr>
                <w:noProof/>
                <w:webHidden/>
              </w:rPr>
              <w:t>30</w:t>
            </w:r>
            <w:r w:rsidR="00187F4A">
              <w:rPr>
                <w:noProof/>
                <w:webHidden/>
              </w:rPr>
              <w:fldChar w:fldCharType="end"/>
            </w:r>
          </w:hyperlink>
        </w:p>
        <w:p w14:paraId="4B3731D3" w14:textId="09E06892" w:rsidR="00187F4A" w:rsidRDefault="00000000">
          <w:pPr>
            <w:pStyle w:val="TOC1"/>
            <w:tabs>
              <w:tab w:val="left" w:pos="1800"/>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328" w:history="1">
            <w:r w:rsidR="00187F4A" w:rsidRPr="00841097">
              <w:rPr>
                <w:rStyle w:val="Hyperlink"/>
                <w:noProof/>
              </w:rPr>
              <w:t>CHAPTER 5</w:t>
            </w:r>
            <w:r w:rsidR="00187F4A">
              <w:rPr>
                <w:rFonts w:asciiTheme="minorHAnsi" w:eastAsiaTheme="minorEastAsia" w:hAnsiTheme="minorHAnsi" w:cstheme="minorBidi"/>
                <w:b w:val="0"/>
                <w:bCs w:val="0"/>
                <w:caps w:val="0"/>
                <w:noProof/>
                <w:kern w:val="2"/>
                <w:lang w:eastAsia="zh-CN" w:bidi="ar-SA"/>
                <w14:ligatures w14:val="standardContextual"/>
              </w:rPr>
              <w:tab/>
            </w:r>
            <w:r w:rsidR="00187F4A" w:rsidRPr="00841097">
              <w:rPr>
                <w:rStyle w:val="Hyperlink"/>
                <w:noProof/>
              </w:rPr>
              <w:t>SYSTEM IMPLEMENTATION</w:t>
            </w:r>
            <w:r w:rsidR="00187F4A">
              <w:rPr>
                <w:noProof/>
                <w:webHidden/>
              </w:rPr>
              <w:tab/>
            </w:r>
            <w:r w:rsidR="00187F4A">
              <w:rPr>
                <w:noProof/>
                <w:webHidden/>
              </w:rPr>
              <w:fldChar w:fldCharType="begin"/>
            </w:r>
            <w:r w:rsidR="00187F4A">
              <w:rPr>
                <w:noProof/>
                <w:webHidden/>
              </w:rPr>
              <w:instrText xml:space="preserve"> PAGEREF _Toc177135328 \h </w:instrText>
            </w:r>
            <w:r w:rsidR="00187F4A">
              <w:rPr>
                <w:noProof/>
                <w:webHidden/>
              </w:rPr>
            </w:r>
            <w:r w:rsidR="00187F4A">
              <w:rPr>
                <w:noProof/>
                <w:webHidden/>
              </w:rPr>
              <w:fldChar w:fldCharType="separate"/>
            </w:r>
            <w:r w:rsidR="00187F4A">
              <w:rPr>
                <w:noProof/>
                <w:webHidden/>
              </w:rPr>
              <w:t>31</w:t>
            </w:r>
            <w:r w:rsidR="00187F4A">
              <w:rPr>
                <w:noProof/>
                <w:webHidden/>
              </w:rPr>
              <w:fldChar w:fldCharType="end"/>
            </w:r>
          </w:hyperlink>
        </w:p>
        <w:p w14:paraId="1F7F45DE" w14:textId="4E7350B5" w:rsidR="00187F4A" w:rsidRDefault="00000000">
          <w:pPr>
            <w:pStyle w:val="TOC2"/>
            <w:rPr>
              <w:rFonts w:asciiTheme="minorHAnsi" w:eastAsiaTheme="minorEastAsia" w:hAnsiTheme="minorHAnsi" w:cstheme="minorBidi"/>
              <w:bCs w:val="0"/>
              <w:noProof/>
              <w:kern w:val="2"/>
              <w:lang w:eastAsia="zh-CN" w:bidi="ar-SA"/>
              <w14:ligatures w14:val="standardContextual"/>
            </w:rPr>
          </w:pPr>
          <w:hyperlink w:anchor="_Toc177135329" w:history="1">
            <w:r w:rsidR="00187F4A" w:rsidRPr="00841097">
              <w:rPr>
                <w:rStyle w:val="Hyperlink"/>
                <w:noProof/>
              </w:rPr>
              <w:t>5.1 Hardware Setup</w:t>
            </w:r>
            <w:r w:rsidR="00187F4A">
              <w:rPr>
                <w:noProof/>
                <w:webHidden/>
              </w:rPr>
              <w:tab/>
            </w:r>
            <w:r w:rsidR="00187F4A">
              <w:rPr>
                <w:noProof/>
                <w:webHidden/>
              </w:rPr>
              <w:fldChar w:fldCharType="begin"/>
            </w:r>
            <w:r w:rsidR="00187F4A">
              <w:rPr>
                <w:noProof/>
                <w:webHidden/>
              </w:rPr>
              <w:instrText xml:space="preserve"> PAGEREF _Toc177135329 \h </w:instrText>
            </w:r>
            <w:r w:rsidR="00187F4A">
              <w:rPr>
                <w:noProof/>
                <w:webHidden/>
              </w:rPr>
            </w:r>
            <w:r w:rsidR="00187F4A">
              <w:rPr>
                <w:noProof/>
                <w:webHidden/>
              </w:rPr>
              <w:fldChar w:fldCharType="separate"/>
            </w:r>
            <w:r w:rsidR="00187F4A">
              <w:rPr>
                <w:noProof/>
                <w:webHidden/>
              </w:rPr>
              <w:t>31</w:t>
            </w:r>
            <w:r w:rsidR="00187F4A">
              <w:rPr>
                <w:noProof/>
                <w:webHidden/>
              </w:rPr>
              <w:fldChar w:fldCharType="end"/>
            </w:r>
          </w:hyperlink>
        </w:p>
        <w:p w14:paraId="70A823CC" w14:textId="54EDD362"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330" w:history="1">
            <w:r w:rsidR="00187F4A" w:rsidRPr="00841097">
              <w:rPr>
                <w:rStyle w:val="Hyperlink"/>
                <w:noProof/>
              </w:rPr>
              <w:t>5.2</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Software Setup</w:t>
            </w:r>
            <w:r w:rsidR="00187F4A">
              <w:rPr>
                <w:noProof/>
                <w:webHidden/>
              </w:rPr>
              <w:tab/>
            </w:r>
            <w:r w:rsidR="00187F4A">
              <w:rPr>
                <w:noProof/>
                <w:webHidden/>
              </w:rPr>
              <w:fldChar w:fldCharType="begin"/>
            </w:r>
            <w:r w:rsidR="00187F4A">
              <w:rPr>
                <w:noProof/>
                <w:webHidden/>
              </w:rPr>
              <w:instrText xml:space="preserve"> PAGEREF _Toc177135330 \h </w:instrText>
            </w:r>
            <w:r w:rsidR="00187F4A">
              <w:rPr>
                <w:noProof/>
                <w:webHidden/>
              </w:rPr>
            </w:r>
            <w:r w:rsidR="00187F4A">
              <w:rPr>
                <w:noProof/>
                <w:webHidden/>
              </w:rPr>
              <w:fldChar w:fldCharType="separate"/>
            </w:r>
            <w:r w:rsidR="00187F4A">
              <w:rPr>
                <w:noProof/>
                <w:webHidden/>
              </w:rPr>
              <w:t>31</w:t>
            </w:r>
            <w:r w:rsidR="00187F4A">
              <w:rPr>
                <w:noProof/>
                <w:webHidden/>
              </w:rPr>
              <w:fldChar w:fldCharType="end"/>
            </w:r>
          </w:hyperlink>
        </w:p>
        <w:p w14:paraId="7D723441" w14:textId="7F81F80E"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331" w:history="1">
            <w:r w:rsidR="00187F4A" w:rsidRPr="00841097">
              <w:rPr>
                <w:rStyle w:val="Hyperlink"/>
                <w:noProof/>
              </w:rPr>
              <w:t>5.3</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Setting and Configuration</w:t>
            </w:r>
            <w:r w:rsidR="00187F4A">
              <w:rPr>
                <w:noProof/>
                <w:webHidden/>
              </w:rPr>
              <w:tab/>
            </w:r>
            <w:r w:rsidR="00187F4A">
              <w:rPr>
                <w:noProof/>
                <w:webHidden/>
              </w:rPr>
              <w:fldChar w:fldCharType="begin"/>
            </w:r>
            <w:r w:rsidR="00187F4A">
              <w:rPr>
                <w:noProof/>
                <w:webHidden/>
              </w:rPr>
              <w:instrText xml:space="preserve"> PAGEREF _Toc177135331 \h </w:instrText>
            </w:r>
            <w:r w:rsidR="00187F4A">
              <w:rPr>
                <w:noProof/>
                <w:webHidden/>
              </w:rPr>
            </w:r>
            <w:r w:rsidR="00187F4A">
              <w:rPr>
                <w:noProof/>
                <w:webHidden/>
              </w:rPr>
              <w:fldChar w:fldCharType="separate"/>
            </w:r>
            <w:r w:rsidR="00187F4A">
              <w:rPr>
                <w:noProof/>
                <w:webHidden/>
              </w:rPr>
              <w:t>31</w:t>
            </w:r>
            <w:r w:rsidR="00187F4A">
              <w:rPr>
                <w:noProof/>
                <w:webHidden/>
              </w:rPr>
              <w:fldChar w:fldCharType="end"/>
            </w:r>
          </w:hyperlink>
        </w:p>
        <w:p w14:paraId="214B983A" w14:textId="4085E012"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332" w:history="1">
            <w:r w:rsidR="00187F4A" w:rsidRPr="00841097">
              <w:rPr>
                <w:rStyle w:val="Hyperlink"/>
                <w:noProof/>
              </w:rPr>
              <w:t>5.4</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System Operation (with Screenshot)</w:t>
            </w:r>
            <w:r w:rsidR="00187F4A">
              <w:rPr>
                <w:noProof/>
                <w:webHidden/>
              </w:rPr>
              <w:tab/>
            </w:r>
            <w:r w:rsidR="00187F4A">
              <w:rPr>
                <w:noProof/>
                <w:webHidden/>
              </w:rPr>
              <w:fldChar w:fldCharType="begin"/>
            </w:r>
            <w:r w:rsidR="00187F4A">
              <w:rPr>
                <w:noProof/>
                <w:webHidden/>
              </w:rPr>
              <w:instrText xml:space="preserve"> PAGEREF _Toc177135332 \h </w:instrText>
            </w:r>
            <w:r w:rsidR="00187F4A">
              <w:rPr>
                <w:noProof/>
                <w:webHidden/>
              </w:rPr>
            </w:r>
            <w:r w:rsidR="00187F4A">
              <w:rPr>
                <w:noProof/>
                <w:webHidden/>
              </w:rPr>
              <w:fldChar w:fldCharType="separate"/>
            </w:r>
            <w:r w:rsidR="00187F4A">
              <w:rPr>
                <w:noProof/>
                <w:webHidden/>
              </w:rPr>
              <w:t>32</w:t>
            </w:r>
            <w:r w:rsidR="00187F4A">
              <w:rPr>
                <w:noProof/>
                <w:webHidden/>
              </w:rPr>
              <w:fldChar w:fldCharType="end"/>
            </w:r>
          </w:hyperlink>
        </w:p>
        <w:p w14:paraId="6C1BB139" w14:textId="095BB43F"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33" w:history="1">
            <w:r w:rsidR="00187F4A" w:rsidRPr="00841097">
              <w:rPr>
                <w:rStyle w:val="Hyperlink"/>
                <w:noProof/>
              </w:rPr>
              <w:t>5.4.1 Data Exploration</w:t>
            </w:r>
            <w:r w:rsidR="00187F4A">
              <w:rPr>
                <w:noProof/>
                <w:webHidden/>
              </w:rPr>
              <w:tab/>
            </w:r>
            <w:r w:rsidR="00187F4A">
              <w:rPr>
                <w:noProof/>
                <w:webHidden/>
              </w:rPr>
              <w:fldChar w:fldCharType="begin"/>
            </w:r>
            <w:r w:rsidR="00187F4A">
              <w:rPr>
                <w:noProof/>
                <w:webHidden/>
              </w:rPr>
              <w:instrText xml:space="preserve"> PAGEREF _Toc177135333 \h </w:instrText>
            </w:r>
            <w:r w:rsidR="00187F4A">
              <w:rPr>
                <w:noProof/>
                <w:webHidden/>
              </w:rPr>
            </w:r>
            <w:r w:rsidR="00187F4A">
              <w:rPr>
                <w:noProof/>
                <w:webHidden/>
              </w:rPr>
              <w:fldChar w:fldCharType="separate"/>
            </w:r>
            <w:r w:rsidR="00187F4A">
              <w:rPr>
                <w:noProof/>
                <w:webHidden/>
              </w:rPr>
              <w:t>32</w:t>
            </w:r>
            <w:r w:rsidR="00187F4A">
              <w:rPr>
                <w:noProof/>
                <w:webHidden/>
              </w:rPr>
              <w:fldChar w:fldCharType="end"/>
            </w:r>
          </w:hyperlink>
        </w:p>
        <w:p w14:paraId="7D6AD4D5" w14:textId="55B19BD1"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34" w:history="1">
            <w:r w:rsidR="00187F4A" w:rsidRPr="00841097">
              <w:rPr>
                <w:rStyle w:val="Hyperlink"/>
                <w:noProof/>
              </w:rPr>
              <w:t>5.4.2 Data Preprocessing</w:t>
            </w:r>
            <w:r w:rsidR="00187F4A">
              <w:rPr>
                <w:noProof/>
                <w:webHidden/>
              </w:rPr>
              <w:tab/>
            </w:r>
            <w:r w:rsidR="00187F4A">
              <w:rPr>
                <w:noProof/>
                <w:webHidden/>
              </w:rPr>
              <w:fldChar w:fldCharType="begin"/>
            </w:r>
            <w:r w:rsidR="00187F4A">
              <w:rPr>
                <w:noProof/>
                <w:webHidden/>
              </w:rPr>
              <w:instrText xml:space="preserve"> PAGEREF _Toc177135334 \h </w:instrText>
            </w:r>
            <w:r w:rsidR="00187F4A">
              <w:rPr>
                <w:noProof/>
                <w:webHidden/>
              </w:rPr>
            </w:r>
            <w:r w:rsidR="00187F4A">
              <w:rPr>
                <w:noProof/>
                <w:webHidden/>
              </w:rPr>
              <w:fldChar w:fldCharType="separate"/>
            </w:r>
            <w:r w:rsidR="00187F4A">
              <w:rPr>
                <w:noProof/>
                <w:webHidden/>
              </w:rPr>
              <w:t>33</w:t>
            </w:r>
            <w:r w:rsidR="00187F4A">
              <w:rPr>
                <w:noProof/>
                <w:webHidden/>
              </w:rPr>
              <w:fldChar w:fldCharType="end"/>
            </w:r>
          </w:hyperlink>
        </w:p>
        <w:p w14:paraId="0673FCC6" w14:textId="71223056"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35" w:history="1">
            <w:r w:rsidR="00187F4A" w:rsidRPr="00841097">
              <w:rPr>
                <w:rStyle w:val="Hyperlink"/>
                <w:noProof/>
              </w:rPr>
              <w:t>5.4.3 Training and evaluation</w:t>
            </w:r>
            <w:r w:rsidR="00187F4A">
              <w:rPr>
                <w:noProof/>
                <w:webHidden/>
              </w:rPr>
              <w:tab/>
            </w:r>
            <w:r w:rsidR="00187F4A">
              <w:rPr>
                <w:noProof/>
                <w:webHidden/>
              </w:rPr>
              <w:fldChar w:fldCharType="begin"/>
            </w:r>
            <w:r w:rsidR="00187F4A">
              <w:rPr>
                <w:noProof/>
                <w:webHidden/>
              </w:rPr>
              <w:instrText xml:space="preserve"> PAGEREF _Toc177135335 \h </w:instrText>
            </w:r>
            <w:r w:rsidR="00187F4A">
              <w:rPr>
                <w:noProof/>
                <w:webHidden/>
              </w:rPr>
            </w:r>
            <w:r w:rsidR="00187F4A">
              <w:rPr>
                <w:noProof/>
                <w:webHidden/>
              </w:rPr>
              <w:fldChar w:fldCharType="separate"/>
            </w:r>
            <w:r w:rsidR="00187F4A">
              <w:rPr>
                <w:noProof/>
                <w:webHidden/>
              </w:rPr>
              <w:t>34</w:t>
            </w:r>
            <w:r w:rsidR="00187F4A">
              <w:rPr>
                <w:noProof/>
                <w:webHidden/>
              </w:rPr>
              <w:fldChar w:fldCharType="end"/>
            </w:r>
          </w:hyperlink>
        </w:p>
        <w:p w14:paraId="2AB4E21E" w14:textId="33C08022"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36" w:history="1">
            <w:r w:rsidR="00187F4A" w:rsidRPr="00841097">
              <w:rPr>
                <w:rStyle w:val="Hyperlink"/>
                <w:noProof/>
              </w:rPr>
              <w:t>5.4.4 Test Evaluation</w:t>
            </w:r>
            <w:r w:rsidR="00187F4A">
              <w:rPr>
                <w:noProof/>
                <w:webHidden/>
              </w:rPr>
              <w:tab/>
            </w:r>
            <w:r w:rsidR="00187F4A">
              <w:rPr>
                <w:noProof/>
                <w:webHidden/>
              </w:rPr>
              <w:fldChar w:fldCharType="begin"/>
            </w:r>
            <w:r w:rsidR="00187F4A">
              <w:rPr>
                <w:noProof/>
                <w:webHidden/>
              </w:rPr>
              <w:instrText xml:space="preserve"> PAGEREF _Toc177135336 \h </w:instrText>
            </w:r>
            <w:r w:rsidR="00187F4A">
              <w:rPr>
                <w:noProof/>
                <w:webHidden/>
              </w:rPr>
            </w:r>
            <w:r w:rsidR="00187F4A">
              <w:rPr>
                <w:noProof/>
                <w:webHidden/>
              </w:rPr>
              <w:fldChar w:fldCharType="separate"/>
            </w:r>
            <w:r w:rsidR="00187F4A">
              <w:rPr>
                <w:noProof/>
                <w:webHidden/>
              </w:rPr>
              <w:t>36</w:t>
            </w:r>
            <w:r w:rsidR="00187F4A">
              <w:rPr>
                <w:noProof/>
                <w:webHidden/>
              </w:rPr>
              <w:fldChar w:fldCharType="end"/>
            </w:r>
          </w:hyperlink>
        </w:p>
        <w:p w14:paraId="7853567D" w14:textId="2FFDBD20"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37" w:history="1">
            <w:r w:rsidR="00187F4A" w:rsidRPr="00841097">
              <w:rPr>
                <w:rStyle w:val="Hyperlink"/>
                <w:noProof/>
              </w:rPr>
              <w:t>5.4.5 Hyperparameter Tuning</w:t>
            </w:r>
            <w:r w:rsidR="00187F4A">
              <w:rPr>
                <w:noProof/>
                <w:webHidden/>
              </w:rPr>
              <w:tab/>
            </w:r>
            <w:r w:rsidR="00187F4A">
              <w:rPr>
                <w:noProof/>
                <w:webHidden/>
              </w:rPr>
              <w:fldChar w:fldCharType="begin"/>
            </w:r>
            <w:r w:rsidR="00187F4A">
              <w:rPr>
                <w:noProof/>
                <w:webHidden/>
              </w:rPr>
              <w:instrText xml:space="preserve"> PAGEREF _Toc177135337 \h </w:instrText>
            </w:r>
            <w:r w:rsidR="00187F4A">
              <w:rPr>
                <w:noProof/>
                <w:webHidden/>
              </w:rPr>
            </w:r>
            <w:r w:rsidR="00187F4A">
              <w:rPr>
                <w:noProof/>
                <w:webHidden/>
              </w:rPr>
              <w:fldChar w:fldCharType="separate"/>
            </w:r>
            <w:r w:rsidR="00187F4A">
              <w:rPr>
                <w:noProof/>
                <w:webHidden/>
              </w:rPr>
              <w:t>38</w:t>
            </w:r>
            <w:r w:rsidR="00187F4A">
              <w:rPr>
                <w:noProof/>
                <w:webHidden/>
              </w:rPr>
              <w:fldChar w:fldCharType="end"/>
            </w:r>
          </w:hyperlink>
        </w:p>
        <w:p w14:paraId="3029DF17" w14:textId="162B742C" w:rsidR="00187F4A" w:rsidRDefault="00000000">
          <w:pPr>
            <w:pStyle w:val="TOC3"/>
            <w:rPr>
              <w:rFonts w:asciiTheme="minorHAnsi" w:eastAsiaTheme="minorEastAsia" w:hAnsiTheme="minorHAnsi" w:cstheme="minorBidi"/>
              <w:noProof/>
              <w:kern w:val="2"/>
              <w:lang w:eastAsia="zh-CN" w:bidi="ar-SA"/>
              <w14:ligatures w14:val="standardContextual"/>
            </w:rPr>
          </w:pPr>
          <w:hyperlink w:anchor="_Toc177135338" w:history="1">
            <w:r w:rsidR="00187F4A" w:rsidRPr="00841097">
              <w:rPr>
                <w:rStyle w:val="Hyperlink"/>
                <w:noProof/>
              </w:rPr>
              <w:t>5.4.6 Model Output (DEMO)</w:t>
            </w:r>
            <w:r w:rsidR="00187F4A">
              <w:rPr>
                <w:noProof/>
                <w:webHidden/>
              </w:rPr>
              <w:tab/>
            </w:r>
            <w:r w:rsidR="00187F4A">
              <w:rPr>
                <w:noProof/>
                <w:webHidden/>
              </w:rPr>
              <w:fldChar w:fldCharType="begin"/>
            </w:r>
            <w:r w:rsidR="00187F4A">
              <w:rPr>
                <w:noProof/>
                <w:webHidden/>
              </w:rPr>
              <w:instrText xml:space="preserve"> PAGEREF _Toc177135338 \h </w:instrText>
            </w:r>
            <w:r w:rsidR="00187F4A">
              <w:rPr>
                <w:noProof/>
                <w:webHidden/>
              </w:rPr>
            </w:r>
            <w:r w:rsidR="00187F4A">
              <w:rPr>
                <w:noProof/>
                <w:webHidden/>
              </w:rPr>
              <w:fldChar w:fldCharType="separate"/>
            </w:r>
            <w:r w:rsidR="00187F4A">
              <w:rPr>
                <w:noProof/>
                <w:webHidden/>
              </w:rPr>
              <w:t>39</w:t>
            </w:r>
            <w:r w:rsidR="00187F4A">
              <w:rPr>
                <w:noProof/>
                <w:webHidden/>
              </w:rPr>
              <w:fldChar w:fldCharType="end"/>
            </w:r>
          </w:hyperlink>
        </w:p>
        <w:p w14:paraId="51603B90" w14:textId="653545C6"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339" w:history="1">
            <w:r w:rsidR="00187F4A" w:rsidRPr="00841097">
              <w:rPr>
                <w:rStyle w:val="Hyperlink"/>
                <w:noProof/>
              </w:rPr>
              <w:t>5.5</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Implementation Issues and Challenges</w:t>
            </w:r>
            <w:r w:rsidR="00187F4A">
              <w:rPr>
                <w:noProof/>
                <w:webHidden/>
              </w:rPr>
              <w:tab/>
            </w:r>
            <w:r w:rsidR="00187F4A">
              <w:rPr>
                <w:noProof/>
                <w:webHidden/>
              </w:rPr>
              <w:fldChar w:fldCharType="begin"/>
            </w:r>
            <w:r w:rsidR="00187F4A">
              <w:rPr>
                <w:noProof/>
                <w:webHidden/>
              </w:rPr>
              <w:instrText xml:space="preserve"> PAGEREF _Toc177135339 \h </w:instrText>
            </w:r>
            <w:r w:rsidR="00187F4A">
              <w:rPr>
                <w:noProof/>
                <w:webHidden/>
              </w:rPr>
            </w:r>
            <w:r w:rsidR="00187F4A">
              <w:rPr>
                <w:noProof/>
                <w:webHidden/>
              </w:rPr>
              <w:fldChar w:fldCharType="separate"/>
            </w:r>
            <w:r w:rsidR="00187F4A">
              <w:rPr>
                <w:noProof/>
                <w:webHidden/>
              </w:rPr>
              <w:t>40</w:t>
            </w:r>
            <w:r w:rsidR="00187F4A">
              <w:rPr>
                <w:noProof/>
                <w:webHidden/>
              </w:rPr>
              <w:fldChar w:fldCharType="end"/>
            </w:r>
          </w:hyperlink>
        </w:p>
        <w:p w14:paraId="73D9E4B7" w14:textId="364AB5C3" w:rsidR="00187F4A" w:rsidRDefault="00000000">
          <w:pPr>
            <w:pStyle w:val="TOC2"/>
            <w:rPr>
              <w:rFonts w:asciiTheme="minorHAnsi" w:eastAsiaTheme="minorEastAsia" w:hAnsiTheme="minorHAnsi" w:cstheme="minorBidi"/>
              <w:bCs w:val="0"/>
              <w:noProof/>
              <w:kern w:val="2"/>
              <w:lang w:eastAsia="zh-CN" w:bidi="ar-SA"/>
              <w14:ligatures w14:val="standardContextual"/>
            </w:rPr>
          </w:pPr>
          <w:hyperlink w:anchor="_Toc177135340" w:history="1">
            <w:r w:rsidR="00187F4A" w:rsidRPr="00841097">
              <w:rPr>
                <w:rStyle w:val="Hyperlink"/>
                <w:noProof/>
              </w:rPr>
              <w:t>5.6    Concluding Remark</w:t>
            </w:r>
            <w:r w:rsidR="00187F4A">
              <w:rPr>
                <w:noProof/>
                <w:webHidden/>
              </w:rPr>
              <w:tab/>
            </w:r>
            <w:r w:rsidR="00187F4A">
              <w:rPr>
                <w:noProof/>
                <w:webHidden/>
              </w:rPr>
              <w:fldChar w:fldCharType="begin"/>
            </w:r>
            <w:r w:rsidR="00187F4A">
              <w:rPr>
                <w:noProof/>
                <w:webHidden/>
              </w:rPr>
              <w:instrText xml:space="preserve"> PAGEREF _Toc177135340 \h </w:instrText>
            </w:r>
            <w:r w:rsidR="00187F4A">
              <w:rPr>
                <w:noProof/>
                <w:webHidden/>
              </w:rPr>
            </w:r>
            <w:r w:rsidR="00187F4A">
              <w:rPr>
                <w:noProof/>
                <w:webHidden/>
              </w:rPr>
              <w:fldChar w:fldCharType="separate"/>
            </w:r>
            <w:r w:rsidR="00187F4A">
              <w:rPr>
                <w:noProof/>
                <w:webHidden/>
              </w:rPr>
              <w:t>40</w:t>
            </w:r>
            <w:r w:rsidR="00187F4A">
              <w:rPr>
                <w:noProof/>
                <w:webHidden/>
              </w:rPr>
              <w:fldChar w:fldCharType="end"/>
            </w:r>
          </w:hyperlink>
        </w:p>
        <w:p w14:paraId="092845C8" w14:textId="7BFE3D75" w:rsidR="00187F4A" w:rsidRDefault="00000000">
          <w:pPr>
            <w:pStyle w:val="TOC1"/>
            <w:tabs>
              <w:tab w:val="left" w:pos="1800"/>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341" w:history="1">
            <w:r w:rsidR="00187F4A" w:rsidRPr="00841097">
              <w:rPr>
                <w:rStyle w:val="Hyperlink"/>
                <w:noProof/>
              </w:rPr>
              <w:t>CHAPTER 6</w:t>
            </w:r>
            <w:r w:rsidR="00187F4A">
              <w:rPr>
                <w:rFonts w:asciiTheme="minorHAnsi" w:eastAsiaTheme="minorEastAsia" w:hAnsiTheme="minorHAnsi" w:cstheme="minorBidi"/>
                <w:b w:val="0"/>
                <w:bCs w:val="0"/>
                <w:caps w:val="0"/>
                <w:noProof/>
                <w:kern w:val="2"/>
                <w:lang w:eastAsia="zh-CN" w:bidi="ar-SA"/>
                <w14:ligatures w14:val="standardContextual"/>
              </w:rPr>
              <w:tab/>
            </w:r>
            <w:r w:rsidR="00187F4A" w:rsidRPr="00841097">
              <w:rPr>
                <w:rStyle w:val="Hyperlink"/>
                <w:noProof/>
              </w:rPr>
              <w:t>SYSTEM EVALUATION AND DISCUSSION</w:t>
            </w:r>
            <w:r w:rsidR="00187F4A">
              <w:rPr>
                <w:noProof/>
                <w:webHidden/>
              </w:rPr>
              <w:tab/>
            </w:r>
            <w:r w:rsidR="00187F4A">
              <w:rPr>
                <w:noProof/>
                <w:webHidden/>
              </w:rPr>
              <w:fldChar w:fldCharType="begin"/>
            </w:r>
            <w:r w:rsidR="00187F4A">
              <w:rPr>
                <w:noProof/>
                <w:webHidden/>
              </w:rPr>
              <w:instrText xml:space="preserve"> PAGEREF _Toc177135341 \h </w:instrText>
            </w:r>
            <w:r w:rsidR="00187F4A">
              <w:rPr>
                <w:noProof/>
                <w:webHidden/>
              </w:rPr>
            </w:r>
            <w:r w:rsidR="00187F4A">
              <w:rPr>
                <w:noProof/>
                <w:webHidden/>
              </w:rPr>
              <w:fldChar w:fldCharType="separate"/>
            </w:r>
            <w:r w:rsidR="00187F4A">
              <w:rPr>
                <w:noProof/>
                <w:webHidden/>
              </w:rPr>
              <w:t>41</w:t>
            </w:r>
            <w:r w:rsidR="00187F4A">
              <w:rPr>
                <w:noProof/>
                <w:webHidden/>
              </w:rPr>
              <w:fldChar w:fldCharType="end"/>
            </w:r>
          </w:hyperlink>
        </w:p>
        <w:p w14:paraId="6909C286" w14:textId="550C7A87"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342" w:history="1">
            <w:r w:rsidR="00187F4A" w:rsidRPr="00841097">
              <w:rPr>
                <w:rStyle w:val="Hyperlink"/>
                <w:noProof/>
              </w:rPr>
              <w:t>6.1</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System Testing and Performance Metrics</w:t>
            </w:r>
            <w:r w:rsidR="00187F4A">
              <w:rPr>
                <w:noProof/>
                <w:webHidden/>
              </w:rPr>
              <w:tab/>
            </w:r>
            <w:r w:rsidR="00187F4A">
              <w:rPr>
                <w:noProof/>
                <w:webHidden/>
              </w:rPr>
              <w:fldChar w:fldCharType="begin"/>
            </w:r>
            <w:r w:rsidR="00187F4A">
              <w:rPr>
                <w:noProof/>
                <w:webHidden/>
              </w:rPr>
              <w:instrText xml:space="preserve"> PAGEREF _Toc177135342 \h </w:instrText>
            </w:r>
            <w:r w:rsidR="00187F4A">
              <w:rPr>
                <w:noProof/>
                <w:webHidden/>
              </w:rPr>
            </w:r>
            <w:r w:rsidR="00187F4A">
              <w:rPr>
                <w:noProof/>
                <w:webHidden/>
              </w:rPr>
              <w:fldChar w:fldCharType="separate"/>
            </w:r>
            <w:r w:rsidR="00187F4A">
              <w:rPr>
                <w:noProof/>
                <w:webHidden/>
              </w:rPr>
              <w:t>41</w:t>
            </w:r>
            <w:r w:rsidR="00187F4A">
              <w:rPr>
                <w:noProof/>
                <w:webHidden/>
              </w:rPr>
              <w:fldChar w:fldCharType="end"/>
            </w:r>
          </w:hyperlink>
        </w:p>
        <w:p w14:paraId="367889B6" w14:textId="66A6AE4A" w:rsidR="00187F4A" w:rsidRDefault="00000000">
          <w:pPr>
            <w:pStyle w:val="TOC2"/>
            <w:rPr>
              <w:rFonts w:asciiTheme="minorHAnsi" w:eastAsiaTheme="minorEastAsia" w:hAnsiTheme="minorHAnsi" w:cstheme="minorBidi"/>
              <w:bCs w:val="0"/>
              <w:noProof/>
              <w:kern w:val="2"/>
              <w:lang w:eastAsia="zh-CN" w:bidi="ar-SA"/>
              <w14:ligatures w14:val="standardContextual"/>
            </w:rPr>
          </w:pPr>
          <w:hyperlink w:anchor="_Toc177135343" w:history="1">
            <w:r w:rsidR="00187F4A" w:rsidRPr="00841097">
              <w:rPr>
                <w:rStyle w:val="Hyperlink"/>
                <w:noProof/>
              </w:rPr>
              <w:t>6.2    Testing Setup and Result</w:t>
            </w:r>
            <w:r w:rsidR="00187F4A">
              <w:rPr>
                <w:noProof/>
                <w:webHidden/>
              </w:rPr>
              <w:tab/>
            </w:r>
            <w:r w:rsidR="00187F4A">
              <w:rPr>
                <w:noProof/>
                <w:webHidden/>
              </w:rPr>
              <w:fldChar w:fldCharType="begin"/>
            </w:r>
            <w:r w:rsidR="00187F4A">
              <w:rPr>
                <w:noProof/>
                <w:webHidden/>
              </w:rPr>
              <w:instrText xml:space="preserve"> PAGEREF _Toc177135343 \h </w:instrText>
            </w:r>
            <w:r w:rsidR="00187F4A">
              <w:rPr>
                <w:noProof/>
                <w:webHidden/>
              </w:rPr>
            </w:r>
            <w:r w:rsidR="00187F4A">
              <w:rPr>
                <w:noProof/>
                <w:webHidden/>
              </w:rPr>
              <w:fldChar w:fldCharType="separate"/>
            </w:r>
            <w:r w:rsidR="00187F4A">
              <w:rPr>
                <w:noProof/>
                <w:webHidden/>
              </w:rPr>
              <w:t>41</w:t>
            </w:r>
            <w:r w:rsidR="00187F4A">
              <w:rPr>
                <w:noProof/>
                <w:webHidden/>
              </w:rPr>
              <w:fldChar w:fldCharType="end"/>
            </w:r>
          </w:hyperlink>
        </w:p>
        <w:p w14:paraId="4947EEB2" w14:textId="4936EBF0" w:rsidR="00187F4A" w:rsidRDefault="00000000">
          <w:pPr>
            <w:pStyle w:val="TOC2"/>
            <w:rPr>
              <w:rFonts w:asciiTheme="minorHAnsi" w:eastAsiaTheme="minorEastAsia" w:hAnsiTheme="minorHAnsi" w:cstheme="minorBidi"/>
              <w:bCs w:val="0"/>
              <w:noProof/>
              <w:kern w:val="2"/>
              <w:lang w:eastAsia="zh-CN" w:bidi="ar-SA"/>
              <w14:ligatures w14:val="standardContextual"/>
            </w:rPr>
          </w:pPr>
          <w:hyperlink w:anchor="_Toc177135344" w:history="1">
            <w:r w:rsidR="00187F4A" w:rsidRPr="00841097">
              <w:rPr>
                <w:rStyle w:val="Hyperlink"/>
                <w:noProof/>
              </w:rPr>
              <w:t>6.3    Project Challenges</w:t>
            </w:r>
            <w:r w:rsidR="00187F4A">
              <w:rPr>
                <w:noProof/>
                <w:webHidden/>
              </w:rPr>
              <w:tab/>
            </w:r>
            <w:r w:rsidR="00187F4A">
              <w:rPr>
                <w:noProof/>
                <w:webHidden/>
              </w:rPr>
              <w:fldChar w:fldCharType="begin"/>
            </w:r>
            <w:r w:rsidR="00187F4A">
              <w:rPr>
                <w:noProof/>
                <w:webHidden/>
              </w:rPr>
              <w:instrText xml:space="preserve"> PAGEREF _Toc177135344 \h </w:instrText>
            </w:r>
            <w:r w:rsidR="00187F4A">
              <w:rPr>
                <w:noProof/>
                <w:webHidden/>
              </w:rPr>
            </w:r>
            <w:r w:rsidR="00187F4A">
              <w:rPr>
                <w:noProof/>
                <w:webHidden/>
              </w:rPr>
              <w:fldChar w:fldCharType="separate"/>
            </w:r>
            <w:r w:rsidR="00187F4A">
              <w:rPr>
                <w:noProof/>
                <w:webHidden/>
              </w:rPr>
              <w:t>41</w:t>
            </w:r>
            <w:r w:rsidR="00187F4A">
              <w:rPr>
                <w:noProof/>
                <w:webHidden/>
              </w:rPr>
              <w:fldChar w:fldCharType="end"/>
            </w:r>
          </w:hyperlink>
        </w:p>
        <w:p w14:paraId="679D0BDC" w14:textId="2D7BE652" w:rsidR="00187F4A" w:rsidRDefault="00000000">
          <w:pPr>
            <w:pStyle w:val="TOC2"/>
            <w:rPr>
              <w:rFonts w:asciiTheme="minorHAnsi" w:eastAsiaTheme="minorEastAsia" w:hAnsiTheme="minorHAnsi" w:cstheme="minorBidi"/>
              <w:bCs w:val="0"/>
              <w:noProof/>
              <w:kern w:val="2"/>
              <w:lang w:eastAsia="zh-CN" w:bidi="ar-SA"/>
              <w14:ligatures w14:val="standardContextual"/>
            </w:rPr>
          </w:pPr>
          <w:hyperlink w:anchor="_Toc177135345" w:history="1">
            <w:r w:rsidR="00187F4A" w:rsidRPr="00841097">
              <w:rPr>
                <w:rStyle w:val="Hyperlink"/>
                <w:noProof/>
              </w:rPr>
              <w:t>6.4    Objectives Evaluation</w:t>
            </w:r>
            <w:r w:rsidR="00187F4A">
              <w:rPr>
                <w:noProof/>
                <w:webHidden/>
              </w:rPr>
              <w:tab/>
            </w:r>
            <w:r w:rsidR="00187F4A">
              <w:rPr>
                <w:noProof/>
                <w:webHidden/>
              </w:rPr>
              <w:fldChar w:fldCharType="begin"/>
            </w:r>
            <w:r w:rsidR="00187F4A">
              <w:rPr>
                <w:noProof/>
                <w:webHidden/>
              </w:rPr>
              <w:instrText xml:space="preserve"> PAGEREF _Toc177135345 \h </w:instrText>
            </w:r>
            <w:r w:rsidR="00187F4A">
              <w:rPr>
                <w:noProof/>
                <w:webHidden/>
              </w:rPr>
            </w:r>
            <w:r w:rsidR="00187F4A">
              <w:rPr>
                <w:noProof/>
                <w:webHidden/>
              </w:rPr>
              <w:fldChar w:fldCharType="separate"/>
            </w:r>
            <w:r w:rsidR="00187F4A">
              <w:rPr>
                <w:noProof/>
                <w:webHidden/>
              </w:rPr>
              <w:t>41</w:t>
            </w:r>
            <w:r w:rsidR="00187F4A">
              <w:rPr>
                <w:noProof/>
                <w:webHidden/>
              </w:rPr>
              <w:fldChar w:fldCharType="end"/>
            </w:r>
          </w:hyperlink>
        </w:p>
        <w:p w14:paraId="0EDCF807" w14:textId="6A8FC8E9" w:rsidR="00187F4A" w:rsidRDefault="00000000">
          <w:pPr>
            <w:pStyle w:val="TOC2"/>
            <w:rPr>
              <w:rFonts w:asciiTheme="minorHAnsi" w:eastAsiaTheme="minorEastAsia" w:hAnsiTheme="minorHAnsi" w:cstheme="minorBidi"/>
              <w:bCs w:val="0"/>
              <w:noProof/>
              <w:kern w:val="2"/>
              <w:lang w:eastAsia="zh-CN" w:bidi="ar-SA"/>
              <w14:ligatures w14:val="standardContextual"/>
            </w:rPr>
          </w:pPr>
          <w:hyperlink w:anchor="_Toc177135346" w:history="1">
            <w:r w:rsidR="00187F4A" w:rsidRPr="00841097">
              <w:rPr>
                <w:rStyle w:val="Hyperlink"/>
                <w:noProof/>
              </w:rPr>
              <w:t>6.5 Comparison with Previous Work</w:t>
            </w:r>
            <w:r w:rsidR="00187F4A">
              <w:rPr>
                <w:noProof/>
                <w:webHidden/>
              </w:rPr>
              <w:tab/>
            </w:r>
            <w:r w:rsidR="00187F4A">
              <w:rPr>
                <w:noProof/>
                <w:webHidden/>
              </w:rPr>
              <w:fldChar w:fldCharType="begin"/>
            </w:r>
            <w:r w:rsidR="00187F4A">
              <w:rPr>
                <w:noProof/>
                <w:webHidden/>
              </w:rPr>
              <w:instrText xml:space="preserve"> PAGEREF _Toc177135346 \h </w:instrText>
            </w:r>
            <w:r w:rsidR="00187F4A">
              <w:rPr>
                <w:noProof/>
                <w:webHidden/>
              </w:rPr>
            </w:r>
            <w:r w:rsidR="00187F4A">
              <w:rPr>
                <w:noProof/>
                <w:webHidden/>
              </w:rPr>
              <w:fldChar w:fldCharType="separate"/>
            </w:r>
            <w:r w:rsidR="00187F4A">
              <w:rPr>
                <w:noProof/>
                <w:webHidden/>
              </w:rPr>
              <w:t>42</w:t>
            </w:r>
            <w:r w:rsidR="00187F4A">
              <w:rPr>
                <w:noProof/>
                <w:webHidden/>
              </w:rPr>
              <w:fldChar w:fldCharType="end"/>
            </w:r>
          </w:hyperlink>
        </w:p>
        <w:p w14:paraId="4E23D6BF" w14:textId="547FA331" w:rsidR="00187F4A" w:rsidRDefault="00000000">
          <w:pPr>
            <w:pStyle w:val="TOC2"/>
            <w:rPr>
              <w:rFonts w:asciiTheme="minorHAnsi" w:eastAsiaTheme="minorEastAsia" w:hAnsiTheme="minorHAnsi" w:cstheme="minorBidi"/>
              <w:bCs w:val="0"/>
              <w:noProof/>
              <w:kern w:val="2"/>
              <w:lang w:eastAsia="zh-CN" w:bidi="ar-SA"/>
              <w14:ligatures w14:val="standardContextual"/>
            </w:rPr>
          </w:pPr>
          <w:hyperlink w:anchor="_Toc177135347" w:history="1">
            <w:r w:rsidR="00187F4A" w:rsidRPr="00841097">
              <w:rPr>
                <w:rStyle w:val="Hyperlink"/>
                <w:noProof/>
              </w:rPr>
              <w:t>6.6    Concluding Remark</w:t>
            </w:r>
            <w:r w:rsidR="00187F4A">
              <w:rPr>
                <w:noProof/>
                <w:webHidden/>
              </w:rPr>
              <w:tab/>
            </w:r>
            <w:r w:rsidR="00187F4A">
              <w:rPr>
                <w:noProof/>
                <w:webHidden/>
              </w:rPr>
              <w:fldChar w:fldCharType="begin"/>
            </w:r>
            <w:r w:rsidR="00187F4A">
              <w:rPr>
                <w:noProof/>
                <w:webHidden/>
              </w:rPr>
              <w:instrText xml:space="preserve"> PAGEREF _Toc177135347 \h </w:instrText>
            </w:r>
            <w:r w:rsidR="00187F4A">
              <w:rPr>
                <w:noProof/>
                <w:webHidden/>
              </w:rPr>
            </w:r>
            <w:r w:rsidR="00187F4A">
              <w:rPr>
                <w:noProof/>
                <w:webHidden/>
              </w:rPr>
              <w:fldChar w:fldCharType="separate"/>
            </w:r>
            <w:r w:rsidR="00187F4A">
              <w:rPr>
                <w:noProof/>
                <w:webHidden/>
              </w:rPr>
              <w:t>43</w:t>
            </w:r>
            <w:r w:rsidR="00187F4A">
              <w:rPr>
                <w:noProof/>
                <w:webHidden/>
              </w:rPr>
              <w:fldChar w:fldCharType="end"/>
            </w:r>
          </w:hyperlink>
        </w:p>
        <w:p w14:paraId="4FF22BB0" w14:textId="7F679547" w:rsidR="00187F4A" w:rsidRDefault="00000000">
          <w:pPr>
            <w:pStyle w:val="TOC1"/>
            <w:tabs>
              <w:tab w:val="left" w:pos="1800"/>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348" w:history="1">
            <w:r w:rsidR="00187F4A" w:rsidRPr="00841097">
              <w:rPr>
                <w:rStyle w:val="Hyperlink"/>
                <w:noProof/>
              </w:rPr>
              <w:t>CHAPTER 7</w:t>
            </w:r>
            <w:r w:rsidR="00187F4A">
              <w:rPr>
                <w:rFonts w:asciiTheme="minorHAnsi" w:eastAsiaTheme="minorEastAsia" w:hAnsiTheme="minorHAnsi" w:cstheme="minorBidi"/>
                <w:b w:val="0"/>
                <w:bCs w:val="0"/>
                <w:caps w:val="0"/>
                <w:noProof/>
                <w:kern w:val="2"/>
                <w:lang w:eastAsia="zh-CN" w:bidi="ar-SA"/>
                <w14:ligatures w14:val="standardContextual"/>
              </w:rPr>
              <w:tab/>
            </w:r>
            <w:r w:rsidR="00187F4A" w:rsidRPr="00841097">
              <w:rPr>
                <w:rStyle w:val="Hyperlink"/>
                <w:noProof/>
              </w:rPr>
              <w:t>CONCLUSION AND RECOMMENDATION</w:t>
            </w:r>
            <w:r w:rsidR="00187F4A">
              <w:rPr>
                <w:noProof/>
                <w:webHidden/>
              </w:rPr>
              <w:tab/>
            </w:r>
            <w:r w:rsidR="00187F4A">
              <w:rPr>
                <w:noProof/>
                <w:webHidden/>
              </w:rPr>
              <w:fldChar w:fldCharType="begin"/>
            </w:r>
            <w:r w:rsidR="00187F4A">
              <w:rPr>
                <w:noProof/>
                <w:webHidden/>
              </w:rPr>
              <w:instrText xml:space="preserve"> PAGEREF _Toc177135348 \h </w:instrText>
            </w:r>
            <w:r w:rsidR="00187F4A">
              <w:rPr>
                <w:noProof/>
                <w:webHidden/>
              </w:rPr>
            </w:r>
            <w:r w:rsidR="00187F4A">
              <w:rPr>
                <w:noProof/>
                <w:webHidden/>
              </w:rPr>
              <w:fldChar w:fldCharType="separate"/>
            </w:r>
            <w:r w:rsidR="00187F4A">
              <w:rPr>
                <w:noProof/>
                <w:webHidden/>
              </w:rPr>
              <w:t>43</w:t>
            </w:r>
            <w:r w:rsidR="00187F4A">
              <w:rPr>
                <w:noProof/>
                <w:webHidden/>
              </w:rPr>
              <w:fldChar w:fldCharType="end"/>
            </w:r>
          </w:hyperlink>
        </w:p>
        <w:p w14:paraId="1882D1A9" w14:textId="0AE6391C"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349" w:history="1">
            <w:r w:rsidR="00187F4A" w:rsidRPr="00841097">
              <w:rPr>
                <w:rStyle w:val="Hyperlink"/>
                <w:noProof/>
              </w:rPr>
              <w:t>7.1</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Conclusion</w:t>
            </w:r>
            <w:r w:rsidR="00187F4A">
              <w:rPr>
                <w:noProof/>
                <w:webHidden/>
              </w:rPr>
              <w:tab/>
            </w:r>
            <w:r w:rsidR="00187F4A">
              <w:rPr>
                <w:noProof/>
                <w:webHidden/>
              </w:rPr>
              <w:fldChar w:fldCharType="begin"/>
            </w:r>
            <w:r w:rsidR="00187F4A">
              <w:rPr>
                <w:noProof/>
                <w:webHidden/>
              </w:rPr>
              <w:instrText xml:space="preserve"> PAGEREF _Toc177135349 \h </w:instrText>
            </w:r>
            <w:r w:rsidR="00187F4A">
              <w:rPr>
                <w:noProof/>
                <w:webHidden/>
              </w:rPr>
            </w:r>
            <w:r w:rsidR="00187F4A">
              <w:rPr>
                <w:noProof/>
                <w:webHidden/>
              </w:rPr>
              <w:fldChar w:fldCharType="separate"/>
            </w:r>
            <w:r w:rsidR="00187F4A">
              <w:rPr>
                <w:noProof/>
                <w:webHidden/>
              </w:rPr>
              <w:t>43</w:t>
            </w:r>
            <w:r w:rsidR="00187F4A">
              <w:rPr>
                <w:noProof/>
                <w:webHidden/>
              </w:rPr>
              <w:fldChar w:fldCharType="end"/>
            </w:r>
          </w:hyperlink>
        </w:p>
        <w:p w14:paraId="6DB20840" w14:textId="02EE53F8" w:rsidR="00187F4A" w:rsidRDefault="00000000">
          <w:pPr>
            <w:pStyle w:val="TOC2"/>
            <w:tabs>
              <w:tab w:val="left" w:pos="1800"/>
            </w:tabs>
            <w:rPr>
              <w:rFonts w:asciiTheme="minorHAnsi" w:eastAsiaTheme="minorEastAsia" w:hAnsiTheme="minorHAnsi" w:cstheme="minorBidi"/>
              <w:bCs w:val="0"/>
              <w:noProof/>
              <w:kern w:val="2"/>
              <w:lang w:eastAsia="zh-CN" w:bidi="ar-SA"/>
              <w14:ligatures w14:val="standardContextual"/>
            </w:rPr>
          </w:pPr>
          <w:hyperlink w:anchor="_Toc177135350" w:history="1">
            <w:r w:rsidR="00187F4A" w:rsidRPr="00841097">
              <w:rPr>
                <w:rStyle w:val="Hyperlink"/>
                <w:noProof/>
              </w:rPr>
              <w:t>7.2</w:t>
            </w:r>
            <w:r w:rsidR="00187F4A">
              <w:rPr>
                <w:rFonts w:asciiTheme="minorHAnsi" w:eastAsiaTheme="minorEastAsia" w:hAnsiTheme="minorHAnsi" w:cstheme="minorBidi"/>
                <w:bCs w:val="0"/>
                <w:noProof/>
                <w:kern w:val="2"/>
                <w:lang w:eastAsia="zh-CN" w:bidi="ar-SA"/>
                <w14:ligatures w14:val="standardContextual"/>
              </w:rPr>
              <w:tab/>
            </w:r>
            <w:r w:rsidR="00187F4A" w:rsidRPr="00841097">
              <w:rPr>
                <w:rStyle w:val="Hyperlink"/>
                <w:noProof/>
              </w:rPr>
              <w:t>Recommendation</w:t>
            </w:r>
            <w:r w:rsidR="00187F4A">
              <w:rPr>
                <w:noProof/>
                <w:webHidden/>
              </w:rPr>
              <w:tab/>
            </w:r>
            <w:r w:rsidR="00187F4A">
              <w:rPr>
                <w:noProof/>
                <w:webHidden/>
              </w:rPr>
              <w:fldChar w:fldCharType="begin"/>
            </w:r>
            <w:r w:rsidR="00187F4A">
              <w:rPr>
                <w:noProof/>
                <w:webHidden/>
              </w:rPr>
              <w:instrText xml:space="preserve"> PAGEREF _Toc177135350 \h </w:instrText>
            </w:r>
            <w:r w:rsidR="00187F4A">
              <w:rPr>
                <w:noProof/>
                <w:webHidden/>
              </w:rPr>
            </w:r>
            <w:r w:rsidR="00187F4A">
              <w:rPr>
                <w:noProof/>
                <w:webHidden/>
              </w:rPr>
              <w:fldChar w:fldCharType="separate"/>
            </w:r>
            <w:r w:rsidR="00187F4A">
              <w:rPr>
                <w:noProof/>
                <w:webHidden/>
              </w:rPr>
              <w:t>43</w:t>
            </w:r>
            <w:r w:rsidR="00187F4A">
              <w:rPr>
                <w:noProof/>
                <w:webHidden/>
              </w:rPr>
              <w:fldChar w:fldCharType="end"/>
            </w:r>
          </w:hyperlink>
        </w:p>
        <w:p w14:paraId="61F36081" w14:textId="17065288" w:rsidR="00187F4A" w:rsidRDefault="00000000">
          <w:pPr>
            <w:pStyle w:val="TOC1"/>
            <w:tabs>
              <w:tab w:val="right" w:leader="dot" w:pos="8296"/>
            </w:tabs>
            <w:rPr>
              <w:rFonts w:asciiTheme="minorHAnsi" w:eastAsiaTheme="minorEastAsia" w:hAnsiTheme="minorHAnsi" w:cstheme="minorBidi"/>
              <w:b w:val="0"/>
              <w:bCs w:val="0"/>
              <w:caps w:val="0"/>
              <w:noProof/>
              <w:kern w:val="2"/>
              <w:lang w:eastAsia="zh-CN" w:bidi="ar-SA"/>
              <w14:ligatures w14:val="standardContextual"/>
            </w:rPr>
          </w:pPr>
          <w:hyperlink w:anchor="_Toc177135351" w:history="1">
            <w:r w:rsidR="00187F4A" w:rsidRPr="00841097">
              <w:rPr>
                <w:rStyle w:val="Hyperlink"/>
                <w:noProof/>
              </w:rPr>
              <w:t>REFERENCES</w:t>
            </w:r>
            <w:r w:rsidR="00187F4A">
              <w:rPr>
                <w:noProof/>
                <w:webHidden/>
              </w:rPr>
              <w:tab/>
            </w:r>
            <w:r w:rsidR="00187F4A">
              <w:rPr>
                <w:noProof/>
                <w:webHidden/>
              </w:rPr>
              <w:fldChar w:fldCharType="begin"/>
            </w:r>
            <w:r w:rsidR="00187F4A">
              <w:rPr>
                <w:noProof/>
                <w:webHidden/>
              </w:rPr>
              <w:instrText xml:space="preserve"> PAGEREF _Toc177135351 \h </w:instrText>
            </w:r>
            <w:r w:rsidR="00187F4A">
              <w:rPr>
                <w:noProof/>
                <w:webHidden/>
              </w:rPr>
            </w:r>
            <w:r w:rsidR="00187F4A">
              <w:rPr>
                <w:noProof/>
                <w:webHidden/>
              </w:rPr>
              <w:fldChar w:fldCharType="separate"/>
            </w:r>
            <w:r w:rsidR="00187F4A">
              <w:rPr>
                <w:noProof/>
                <w:webHidden/>
              </w:rPr>
              <w:t>45</w:t>
            </w:r>
            <w:r w:rsidR="00187F4A">
              <w:rPr>
                <w:noProof/>
                <w:webHidden/>
              </w:rPr>
              <w:fldChar w:fldCharType="end"/>
            </w:r>
          </w:hyperlink>
        </w:p>
        <w:p w14:paraId="7E1423FB" w14:textId="50CA2C60" w:rsidR="00EB3605" w:rsidRPr="00062E8A" w:rsidRDefault="54185804" w:rsidP="00062E8A">
          <w:pPr>
            <w:pStyle w:val="TOC2"/>
            <w:rPr>
              <w:color w:val="0000FF"/>
              <w:u w:val="single"/>
            </w:rPr>
          </w:pPr>
          <w:r>
            <w:fldChar w:fldCharType="end"/>
          </w:r>
        </w:p>
      </w:sdtContent>
    </w:sdt>
    <w:p w14:paraId="65B55668" w14:textId="77777777" w:rsidR="00EB3605" w:rsidRPr="00EB3605" w:rsidRDefault="00EB3605" w:rsidP="00EB3605">
      <w:pPr>
        <w:spacing w:after="0" w:line="360" w:lineRule="auto"/>
        <w:rPr>
          <w:rFonts w:ascii="Times New Roman" w:eastAsia="Times New Roman" w:hAnsi="Times New Roman" w:cs="Times New Roman"/>
          <w:sz w:val="24"/>
          <w:szCs w:val="20"/>
          <w:lang w:val="en-GB" w:eastAsia="en-US" w:bidi="en-US"/>
        </w:rPr>
      </w:pPr>
    </w:p>
    <w:p w14:paraId="4D3044B3" w14:textId="77777777" w:rsidR="00062E8A" w:rsidRDefault="00062E8A" w:rsidP="00C47491">
      <w:pPr>
        <w:pStyle w:val="Heading1"/>
        <w:jc w:val="center"/>
        <w:rPr>
          <w:sz w:val="24"/>
          <w:szCs w:val="24"/>
        </w:rPr>
      </w:pPr>
    </w:p>
    <w:p w14:paraId="13DA9E03" w14:textId="77777777" w:rsidR="00062E8A" w:rsidRDefault="00062E8A" w:rsidP="00C47491">
      <w:pPr>
        <w:pStyle w:val="Heading1"/>
        <w:jc w:val="center"/>
        <w:rPr>
          <w:sz w:val="24"/>
          <w:szCs w:val="24"/>
        </w:rPr>
      </w:pPr>
    </w:p>
    <w:p w14:paraId="44B5E92E" w14:textId="77777777" w:rsidR="00062E8A" w:rsidRDefault="00062E8A" w:rsidP="00C47491">
      <w:pPr>
        <w:pStyle w:val="Heading1"/>
        <w:jc w:val="center"/>
        <w:rPr>
          <w:sz w:val="24"/>
          <w:szCs w:val="24"/>
        </w:rPr>
      </w:pPr>
    </w:p>
    <w:p w14:paraId="48FDA8BE" w14:textId="77777777" w:rsidR="00062E8A" w:rsidRDefault="00062E8A" w:rsidP="00C47491">
      <w:pPr>
        <w:pStyle w:val="Heading1"/>
        <w:jc w:val="center"/>
        <w:rPr>
          <w:sz w:val="24"/>
          <w:szCs w:val="24"/>
        </w:rPr>
      </w:pPr>
    </w:p>
    <w:p w14:paraId="076B2383" w14:textId="77777777" w:rsidR="00062E8A" w:rsidRDefault="00062E8A" w:rsidP="00C47491">
      <w:pPr>
        <w:pStyle w:val="Heading1"/>
        <w:jc w:val="center"/>
        <w:rPr>
          <w:sz w:val="24"/>
          <w:szCs w:val="24"/>
        </w:rPr>
      </w:pPr>
    </w:p>
    <w:p w14:paraId="66BAC06F" w14:textId="76B4F7AE" w:rsidR="00D33828" w:rsidRPr="00D33828" w:rsidRDefault="00D33828" w:rsidP="00D33828">
      <w:pPr>
        <w:rPr>
          <w:lang w:val="en-US" w:eastAsia="en-US" w:bidi="en-US"/>
        </w:rPr>
      </w:pPr>
    </w:p>
    <w:p w14:paraId="78C0C84B" w14:textId="463F59F7" w:rsidR="00EB3605" w:rsidRPr="00EB3605" w:rsidRDefault="7BE84CFA" w:rsidP="00C47491">
      <w:pPr>
        <w:pStyle w:val="Heading1"/>
        <w:jc w:val="center"/>
      </w:pPr>
      <w:bookmarkStart w:id="5" w:name="_Toc177135278"/>
      <w:r>
        <w:lastRenderedPageBreak/>
        <w:t>LIST OF FIGURES</w:t>
      </w:r>
      <w:bookmarkEnd w:id="5"/>
    </w:p>
    <w:p w14:paraId="16D0D065" w14:textId="77777777" w:rsidR="00EB3605" w:rsidRPr="00EB3605" w:rsidRDefault="00EB3605" w:rsidP="00EB3605">
      <w:pPr>
        <w:spacing w:after="0" w:line="360" w:lineRule="auto"/>
        <w:rPr>
          <w:rFonts w:ascii="Times New Roman" w:eastAsia="Times New Roman" w:hAnsi="Times New Roman" w:cs="Times New Roman"/>
          <w:sz w:val="24"/>
          <w:szCs w:val="20"/>
          <w:lang w:val="en-GB" w:eastAsia="en-US" w:bidi="en-US"/>
        </w:rPr>
      </w:pPr>
    </w:p>
    <w:tbl>
      <w:tblPr>
        <w:tblW w:w="0" w:type="auto"/>
        <w:tblCellMar>
          <w:left w:w="72" w:type="dxa"/>
          <w:right w:w="72" w:type="dxa"/>
        </w:tblCellMar>
        <w:tblLook w:val="04A0" w:firstRow="1" w:lastRow="0" w:firstColumn="1" w:lastColumn="0" w:noHBand="0" w:noVBand="1"/>
      </w:tblPr>
      <w:tblGrid>
        <w:gridCol w:w="2102"/>
        <w:gridCol w:w="5499"/>
        <w:gridCol w:w="705"/>
      </w:tblGrid>
      <w:tr w:rsidR="00EB3605" w:rsidRPr="00EB3605" w14:paraId="3D1D204E" w14:textId="77777777" w:rsidTr="005509EC">
        <w:tc>
          <w:tcPr>
            <w:tcW w:w="2102" w:type="dxa"/>
            <w:tcBorders>
              <w:bottom w:val="single" w:sz="4" w:space="0" w:color="auto"/>
            </w:tcBorders>
            <w:hideMark/>
          </w:tcPr>
          <w:p w14:paraId="63D782F0" w14:textId="77777777" w:rsidR="00EB3605" w:rsidRPr="00EB3605" w:rsidRDefault="00EB3605" w:rsidP="00EB3605">
            <w:pPr>
              <w:spacing w:after="0" w:line="360" w:lineRule="auto"/>
              <w:rPr>
                <w:rFonts w:ascii="Times New Roman" w:eastAsia="Times New Roman" w:hAnsi="Times New Roman" w:cs="Times New Roman"/>
                <w:b/>
                <w:bCs/>
                <w:sz w:val="24"/>
                <w:szCs w:val="20"/>
                <w:lang w:val="en-GB" w:eastAsia="en-US" w:bidi="en-US"/>
              </w:rPr>
            </w:pPr>
            <w:r w:rsidRPr="00EB3605">
              <w:rPr>
                <w:rFonts w:ascii="Times New Roman" w:eastAsia="Times New Roman" w:hAnsi="Times New Roman" w:cs="Times New Roman"/>
                <w:b/>
                <w:bCs/>
                <w:sz w:val="24"/>
                <w:szCs w:val="20"/>
                <w:lang w:val="en-GB" w:eastAsia="en-US" w:bidi="en-US"/>
              </w:rPr>
              <w:t>Figure Number</w:t>
            </w:r>
          </w:p>
        </w:tc>
        <w:tc>
          <w:tcPr>
            <w:tcW w:w="5499" w:type="dxa"/>
            <w:tcBorders>
              <w:bottom w:val="single" w:sz="4" w:space="0" w:color="auto"/>
            </w:tcBorders>
            <w:hideMark/>
          </w:tcPr>
          <w:p w14:paraId="5DC71FA1" w14:textId="77777777" w:rsidR="00EB3605" w:rsidRPr="00EB3605" w:rsidRDefault="00EB3605" w:rsidP="00EB3605">
            <w:pPr>
              <w:spacing w:after="0" w:line="360" w:lineRule="auto"/>
              <w:rPr>
                <w:rFonts w:ascii="Times New Roman" w:eastAsia="Times New Roman" w:hAnsi="Times New Roman" w:cs="Times New Roman"/>
                <w:b/>
                <w:bCs/>
                <w:sz w:val="24"/>
                <w:szCs w:val="20"/>
                <w:lang w:val="en-GB" w:eastAsia="en-US" w:bidi="en-US"/>
              </w:rPr>
            </w:pPr>
            <w:r w:rsidRPr="00EB3605">
              <w:rPr>
                <w:rFonts w:ascii="Times New Roman" w:eastAsia="Times New Roman" w:hAnsi="Times New Roman" w:cs="Times New Roman"/>
                <w:b/>
                <w:bCs/>
                <w:sz w:val="24"/>
                <w:szCs w:val="20"/>
                <w:lang w:val="en-GB" w:eastAsia="en-US" w:bidi="en-US"/>
              </w:rPr>
              <w:t>Title</w:t>
            </w:r>
          </w:p>
        </w:tc>
        <w:tc>
          <w:tcPr>
            <w:tcW w:w="705" w:type="dxa"/>
            <w:tcBorders>
              <w:bottom w:val="single" w:sz="4" w:space="0" w:color="auto"/>
            </w:tcBorders>
            <w:hideMark/>
          </w:tcPr>
          <w:p w14:paraId="3B1559A7" w14:textId="77777777" w:rsidR="00EB3605" w:rsidRPr="00EB3605" w:rsidRDefault="00EB3605" w:rsidP="00EB3605">
            <w:pPr>
              <w:spacing w:after="0" w:line="360" w:lineRule="auto"/>
              <w:rPr>
                <w:rFonts w:ascii="Times New Roman" w:eastAsia="Times New Roman" w:hAnsi="Times New Roman" w:cs="Times New Roman"/>
                <w:b/>
                <w:bCs/>
                <w:sz w:val="24"/>
                <w:szCs w:val="20"/>
                <w:lang w:val="en-GB" w:eastAsia="en-US" w:bidi="en-US"/>
              </w:rPr>
            </w:pPr>
            <w:r w:rsidRPr="00EB3605">
              <w:rPr>
                <w:rFonts w:ascii="Times New Roman" w:eastAsia="Times New Roman" w:hAnsi="Times New Roman" w:cs="Times New Roman"/>
                <w:b/>
                <w:bCs/>
                <w:sz w:val="24"/>
                <w:szCs w:val="20"/>
                <w:lang w:val="en-GB" w:eastAsia="en-US" w:bidi="en-US"/>
              </w:rPr>
              <w:t>Page</w:t>
            </w:r>
          </w:p>
        </w:tc>
      </w:tr>
      <w:tr w:rsidR="00EB3605" w:rsidRPr="00EB3605" w14:paraId="1326367C" w14:textId="77777777" w:rsidTr="005509EC">
        <w:tc>
          <w:tcPr>
            <w:tcW w:w="2102" w:type="dxa"/>
            <w:tcBorders>
              <w:top w:val="single" w:sz="4" w:space="0" w:color="auto"/>
              <w:left w:val="single" w:sz="4" w:space="0" w:color="auto"/>
              <w:bottom w:val="single" w:sz="4" w:space="0" w:color="auto"/>
              <w:right w:val="single" w:sz="4" w:space="0" w:color="auto"/>
            </w:tcBorders>
          </w:tcPr>
          <w:p w14:paraId="216D1280" w14:textId="77777777" w:rsidR="00EB3605" w:rsidRPr="00EB3605" w:rsidRDefault="00EB3605" w:rsidP="00EB3605">
            <w:pPr>
              <w:spacing w:after="0" w:line="360" w:lineRule="auto"/>
              <w:rPr>
                <w:rFonts w:ascii="Times New Roman" w:eastAsia="Times New Roman" w:hAnsi="Times New Roman" w:cs="Times New Roman"/>
                <w:sz w:val="24"/>
                <w:szCs w:val="20"/>
                <w:lang w:val="en-GB" w:eastAsia="en-US" w:bidi="en-US"/>
              </w:rPr>
            </w:pPr>
          </w:p>
        </w:tc>
        <w:tc>
          <w:tcPr>
            <w:tcW w:w="5499" w:type="dxa"/>
            <w:tcBorders>
              <w:top w:val="single" w:sz="4" w:space="0" w:color="auto"/>
              <w:left w:val="single" w:sz="4" w:space="0" w:color="auto"/>
              <w:bottom w:val="single" w:sz="4" w:space="0" w:color="auto"/>
              <w:right w:val="single" w:sz="4" w:space="0" w:color="auto"/>
            </w:tcBorders>
          </w:tcPr>
          <w:p w14:paraId="706B7AE2" w14:textId="77777777" w:rsidR="00EB3605" w:rsidRPr="00EB3605" w:rsidRDefault="00EB3605" w:rsidP="00EB3605">
            <w:pPr>
              <w:spacing w:after="0" w:line="360" w:lineRule="auto"/>
              <w:rPr>
                <w:rFonts w:ascii="Times New Roman" w:eastAsia="Times New Roman" w:hAnsi="Times New Roman" w:cs="Times New Roman"/>
                <w:sz w:val="24"/>
                <w:szCs w:val="20"/>
                <w:lang w:val="en-GB" w:eastAsia="en-US" w:bidi="en-US"/>
              </w:rPr>
            </w:pPr>
          </w:p>
        </w:tc>
        <w:tc>
          <w:tcPr>
            <w:tcW w:w="705" w:type="dxa"/>
            <w:tcBorders>
              <w:top w:val="single" w:sz="4" w:space="0" w:color="auto"/>
              <w:left w:val="single" w:sz="4" w:space="0" w:color="auto"/>
              <w:bottom w:val="single" w:sz="4" w:space="0" w:color="auto"/>
              <w:right w:val="single" w:sz="4" w:space="0" w:color="auto"/>
            </w:tcBorders>
          </w:tcPr>
          <w:p w14:paraId="66562DC1" w14:textId="77777777" w:rsidR="00EB3605" w:rsidRPr="00EB3605" w:rsidRDefault="00EB3605" w:rsidP="00EB3605">
            <w:pPr>
              <w:spacing w:after="0" w:line="360" w:lineRule="auto"/>
              <w:rPr>
                <w:rFonts w:ascii="Times New Roman" w:eastAsia="Times New Roman" w:hAnsi="Times New Roman" w:cs="Times New Roman"/>
                <w:sz w:val="24"/>
                <w:szCs w:val="20"/>
                <w:lang w:val="en-GB" w:eastAsia="en-US" w:bidi="en-US"/>
              </w:rPr>
            </w:pPr>
          </w:p>
        </w:tc>
      </w:tr>
      <w:tr w:rsidR="00EB3605" w:rsidRPr="00EB3605" w14:paraId="72AFE9C3" w14:textId="77777777" w:rsidTr="005509EC">
        <w:tc>
          <w:tcPr>
            <w:tcW w:w="2102" w:type="dxa"/>
            <w:tcBorders>
              <w:top w:val="single" w:sz="4" w:space="0" w:color="auto"/>
              <w:left w:val="single" w:sz="4" w:space="0" w:color="auto"/>
              <w:bottom w:val="single" w:sz="4" w:space="0" w:color="auto"/>
              <w:right w:val="single" w:sz="4" w:space="0" w:color="auto"/>
            </w:tcBorders>
            <w:hideMark/>
          </w:tcPr>
          <w:p w14:paraId="3C04DFB4" w14:textId="552EF4BE" w:rsidR="00EB3605" w:rsidRPr="00EB3605" w:rsidRDefault="1E36D9B7" w:rsidP="00EB3605">
            <w:pPr>
              <w:spacing w:after="0" w:line="360" w:lineRule="auto"/>
              <w:rPr>
                <w:rFonts w:ascii="Times New Roman" w:eastAsia="Times New Roman" w:hAnsi="Times New Roman" w:cs="Times New Roman"/>
                <w:sz w:val="24"/>
                <w:szCs w:val="24"/>
                <w:lang w:val="en-GB" w:eastAsia="en-US" w:bidi="en-US"/>
              </w:rPr>
            </w:pPr>
            <w:r w:rsidRPr="4D05434A">
              <w:rPr>
                <w:rFonts w:ascii="Times New Roman" w:eastAsia="SimSun" w:hAnsi="Times New Roman" w:cs="Times New Roman"/>
                <w:sz w:val="24"/>
                <w:szCs w:val="24"/>
                <w:lang w:val="en-US" w:bidi="en-US"/>
              </w:rPr>
              <w:t>Fig</w:t>
            </w:r>
            <w:r w:rsidR="00682543">
              <w:rPr>
                <w:rFonts w:ascii="Times New Roman" w:eastAsia="SimSun" w:hAnsi="Times New Roman" w:cs="Times New Roman"/>
                <w:sz w:val="24"/>
                <w:szCs w:val="24"/>
                <w:lang w:val="en-US" w:bidi="en-US"/>
              </w:rPr>
              <w:t>ure</w:t>
            </w:r>
            <w:r w:rsidRPr="4D05434A">
              <w:rPr>
                <w:rFonts w:ascii="Times New Roman" w:eastAsia="SimSun" w:hAnsi="Times New Roman" w:cs="Times New Roman"/>
                <w:sz w:val="24"/>
                <w:szCs w:val="24"/>
                <w:lang w:val="en-US" w:bidi="en-US"/>
              </w:rPr>
              <w:t xml:space="preserve"> 2.1.1.1</w:t>
            </w:r>
          </w:p>
        </w:tc>
        <w:tc>
          <w:tcPr>
            <w:tcW w:w="5499" w:type="dxa"/>
            <w:tcBorders>
              <w:top w:val="single" w:sz="4" w:space="0" w:color="auto"/>
              <w:left w:val="single" w:sz="4" w:space="0" w:color="auto"/>
              <w:bottom w:val="single" w:sz="4" w:space="0" w:color="auto"/>
              <w:right w:val="single" w:sz="4" w:space="0" w:color="auto"/>
            </w:tcBorders>
            <w:hideMark/>
          </w:tcPr>
          <w:p w14:paraId="2206E01F" w14:textId="6E4CE527" w:rsidR="00CB4955" w:rsidRPr="00CB4955" w:rsidRDefault="1E36D9B7" w:rsidP="00EB3605">
            <w:pPr>
              <w:spacing w:after="0" w:line="360" w:lineRule="auto"/>
              <w:rPr>
                <w:rFonts w:ascii="Times New Roman" w:eastAsia="SimSun" w:hAnsi="Times New Roman" w:cs="Times New Roman"/>
                <w:sz w:val="24"/>
                <w:szCs w:val="24"/>
                <w:lang w:val="en-US" w:bidi="en-US"/>
              </w:rPr>
            </w:pPr>
            <w:r w:rsidRPr="4D05434A">
              <w:rPr>
                <w:rFonts w:ascii="Times New Roman" w:eastAsia="SimSun" w:hAnsi="Times New Roman" w:cs="Times New Roman"/>
                <w:sz w:val="24"/>
                <w:szCs w:val="24"/>
                <w:lang w:val="en-US" w:bidi="en-US"/>
              </w:rPr>
              <w:t xml:space="preserve">The pipeline of the proposed traffic sign detection and classification method </w:t>
            </w:r>
            <w:r w:rsidR="00682543">
              <w:rPr>
                <w:rFonts w:ascii="Times New Roman" w:eastAsia="SimSun" w:hAnsi="Times New Roman" w:cs="Times New Roman"/>
                <w:sz w:val="24"/>
                <w:szCs w:val="24"/>
                <w:lang w:val="en-US" w:bidi="en-US"/>
              </w:rPr>
              <w:t>[1]</w:t>
            </w:r>
          </w:p>
        </w:tc>
        <w:tc>
          <w:tcPr>
            <w:tcW w:w="705" w:type="dxa"/>
            <w:tcBorders>
              <w:top w:val="single" w:sz="4" w:space="0" w:color="auto"/>
              <w:left w:val="single" w:sz="4" w:space="0" w:color="auto"/>
              <w:bottom w:val="single" w:sz="4" w:space="0" w:color="auto"/>
              <w:right w:val="single" w:sz="4" w:space="0" w:color="auto"/>
            </w:tcBorders>
            <w:hideMark/>
          </w:tcPr>
          <w:p w14:paraId="7CD0D608" w14:textId="0A4B5BE0" w:rsidR="00EB3605" w:rsidRPr="00EB3605" w:rsidRDefault="0C0D6225" w:rsidP="00EB3605">
            <w:pPr>
              <w:spacing w:after="0"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4</w:t>
            </w:r>
          </w:p>
        </w:tc>
      </w:tr>
      <w:tr w:rsidR="00EB3605" w:rsidRPr="00EB3605" w14:paraId="457AB27D" w14:textId="77777777" w:rsidTr="005509EC">
        <w:tc>
          <w:tcPr>
            <w:tcW w:w="2102" w:type="dxa"/>
            <w:tcBorders>
              <w:top w:val="single" w:sz="4" w:space="0" w:color="auto"/>
              <w:left w:val="single" w:sz="4" w:space="0" w:color="auto"/>
              <w:bottom w:val="single" w:sz="4" w:space="0" w:color="auto"/>
              <w:right w:val="single" w:sz="4" w:space="0" w:color="auto"/>
            </w:tcBorders>
            <w:hideMark/>
          </w:tcPr>
          <w:p w14:paraId="61A7DD97" w14:textId="305D8144" w:rsidR="00EB3605" w:rsidRPr="00EB3605" w:rsidRDefault="00EB3605" w:rsidP="01FA0FEB">
            <w:pPr>
              <w:spacing w:after="0" w:line="360" w:lineRule="auto"/>
              <w:rPr>
                <w:rFonts w:ascii="Times New Roman" w:eastAsia="SimSun" w:hAnsi="Times New Roman" w:cs="Times New Roman"/>
                <w:sz w:val="24"/>
                <w:szCs w:val="24"/>
                <w:lang w:val="en-US" w:bidi="en-US"/>
              </w:rPr>
            </w:pPr>
            <w:r w:rsidRPr="01FA0FEB">
              <w:rPr>
                <w:rFonts w:ascii="Times New Roman" w:eastAsia="SimSun" w:hAnsi="Times New Roman" w:cs="Times New Roman"/>
                <w:sz w:val="24"/>
                <w:szCs w:val="24"/>
                <w:lang w:val="en-US" w:bidi="en-US"/>
              </w:rPr>
              <w:t>Figure 2.</w:t>
            </w:r>
            <w:r w:rsidR="42BADAFB" w:rsidRPr="01FA0FEB">
              <w:rPr>
                <w:rFonts w:ascii="Times New Roman" w:eastAsia="SimSun" w:hAnsi="Times New Roman" w:cs="Times New Roman"/>
                <w:sz w:val="24"/>
                <w:szCs w:val="24"/>
                <w:lang w:val="en-US" w:bidi="en-US"/>
              </w:rPr>
              <w:t>1.1.2</w:t>
            </w:r>
          </w:p>
        </w:tc>
        <w:tc>
          <w:tcPr>
            <w:tcW w:w="5499" w:type="dxa"/>
            <w:tcBorders>
              <w:top w:val="single" w:sz="4" w:space="0" w:color="auto"/>
              <w:left w:val="single" w:sz="4" w:space="0" w:color="auto"/>
              <w:bottom w:val="single" w:sz="4" w:space="0" w:color="auto"/>
              <w:right w:val="single" w:sz="4" w:space="0" w:color="auto"/>
            </w:tcBorders>
            <w:hideMark/>
          </w:tcPr>
          <w:p w14:paraId="7FECDE84" w14:textId="16FFF751" w:rsidR="00EB3605" w:rsidRPr="00EB3605" w:rsidRDefault="209EF8C2" w:rsidP="00EB3605">
            <w:pPr>
              <w:spacing w:after="0" w:line="360" w:lineRule="auto"/>
              <w:rPr>
                <w:rFonts w:ascii="Times New Roman" w:eastAsia="Times New Roman" w:hAnsi="Times New Roman" w:cs="Times New Roman"/>
                <w:sz w:val="24"/>
                <w:szCs w:val="24"/>
                <w:lang w:val="en-GB" w:eastAsia="en-US" w:bidi="en-US"/>
              </w:rPr>
            </w:pPr>
            <w:r w:rsidRPr="4D05434A">
              <w:rPr>
                <w:rFonts w:ascii="Times New Roman" w:eastAsia="SimSun" w:hAnsi="Times New Roman" w:cs="Times New Roman"/>
                <w:sz w:val="24"/>
                <w:szCs w:val="24"/>
                <w:lang w:val="en-US" w:bidi="en-US"/>
              </w:rPr>
              <w:t xml:space="preserve">Structure of </w:t>
            </w:r>
            <w:proofErr w:type="gramStart"/>
            <w:r w:rsidRPr="4D05434A">
              <w:rPr>
                <w:rFonts w:ascii="Times New Roman" w:eastAsia="SimSun" w:hAnsi="Times New Roman" w:cs="Times New Roman"/>
                <w:sz w:val="24"/>
                <w:szCs w:val="24"/>
                <w:lang w:val="en-US" w:bidi="en-US"/>
              </w:rPr>
              <w:t xml:space="preserve">CNN </w:t>
            </w:r>
            <w:r w:rsidR="00682543">
              <w:rPr>
                <w:rFonts w:ascii="Times New Roman" w:eastAsia="SimSun" w:hAnsi="Times New Roman" w:cs="Times New Roman"/>
                <w:sz w:val="24"/>
                <w:szCs w:val="24"/>
                <w:lang w:val="en-US" w:bidi="en-US"/>
              </w:rPr>
              <w:t xml:space="preserve"> [</w:t>
            </w:r>
            <w:proofErr w:type="gramEnd"/>
            <w:r w:rsidR="00682543">
              <w:rPr>
                <w:rFonts w:ascii="Times New Roman" w:eastAsia="SimSun" w:hAnsi="Times New Roman" w:cs="Times New Roman"/>
                <w:sz w:val="24"/>
                <w:szCs w:val="24"/>
                <w:lang w:val="en-US" w:bidi="en-US"/>
              </w:rPr>
              <w:t>1]</w:t>
            </w:r>
          </w:p>
        </w:tc>
        <w:tc>
          <w:tcPr>
            <w:tcW w:w="705" w:type="dxa"/>
            <w:tcBorders>
              <w:top w:val="single" w:sz="4" w:space="0" w:color="auto"/>
              <w:left w:val="single" w:sz="4" w:space="0" w:color="auto"/>
              <w:bottom w:val="single" w:sz="4" w:space="0" w:color="auto"/>
              <w:right w:val="single" w:sz="4" w:space="0" w:color="auto"/>
            </w:tcBorders>
            <w:hideMark/>
          </w:tcPr>
          <w:p w14:paraId="3D21670A" w14:textId="1A0CE5D4" w:rsidR="00EB3605" w:rsidRPr="00EB3605" w:rsidRDefault="0047072F" w:rsidP="00EB3605">
            <w:pPr>
              <w:spacing w:after="0" w:line="360" w:lineRule="auto"/>
              <w:rPr>
                <w:rFonts w:ascii="Times New Roman" w:eastAsia="Times New Roman" w:hAnsi="Times New Roman" w:cs="Times New Roman"/>
                <w:sz w:val="24"/>
                <w:szCs w:val="24"/>
                <w:lang w:val="en-GB" w:eastAsia="en-US" w:bidi="en-US"/>
              </w:rPr>
            </w:pPr>
            <w:r>
              <w:rPr>
                <w:rFonts w:ascii="Times New Roman" w:eastAsia="Times New Roman" w:hAnsi="Times New Roman" w:cs="Times New Roman"/>
                <w:sz w:val="24"/>
                <w:szCs w:val="24"/>
                <w:lang w:val="en-GB" w:eastAsia="en-US" w:bidi="en-US"/>
              </w:rPr>
              <w:t>5</w:t>
            </w:r>
          </w:p>
        </w:tc>
      </w:tr>
      <w:tr w:rsidR="00EB3605" w:rsidRPr="00EB3605" w14:paraId="2B717BED" w14:textId="77777777" w:rsidTr="005509EC">
        <w:tc>
          <w:tcPr>
            <w:tcW w:w="2102" w:type="dxa"/>
            <w:tcBorders>
              <w:top w:val="single" w:sz="4" w:space="0" w:color="auto"/>
              <w:left w:val="single" w:sz="4" w:space="0" w:color="auto"/>
              <w:bottom w:val="single" w:sz="4" w:space="0" w:color="auto"/>
              <w:right w:val="single" w:sz="4" w:space="0" w:color="auto"/>
            </w:tcBorders>
            <w:hideMark/>
          </w:tcPr>
          <w:p w14:paraId="0F1E46AC" w14:textId="41E4EB50" w:rsidR="00EB3605" w:rsidRPr="00EB3605" w:rsidRDefault="5F18DB98" w:rsidP="00EB3605">
            <w:pPr>
              <w:spacing w:after="0" w:line="360" w:lineRule="auto"/>
              <w:rPr>
                <w:rFonts w:ascii="Times New Roman" w:eastAsia="Times New Roman" w:hAnsi="Times New Roman" w:cs="Times New Roman"/>
                <w:sz w:val="24"/>
                <w:szCs w:val="24"/>
                <w:lang w:val="en-GB" w:eastAsia="en-US" w:bidi="en-US"/>
              </w:rPr>
            </w:pPr>
            <w:r w:rsidRPr="01FA0FEB">
              <w:rPr>
                <w:rFonts w:ascii="Times New Roman" w:eastAsia="SimSun" w:hAnsi="Times New Roman" w:cs="Times New Roman"/>
                <w:sz w:val="24"/>
                <w:szCs w:val="24"/>
                <w:lang w:val="en-US" w:bidi="en-US"/>
              </w:rPr>
              <w:t>Figure 2.1.2.1</w:t>
            </w:r>
          </w:p>
        </w:tc>
        <w:tc>
          <w:tcPr>
            <w:tcW w:w="5499" w:type="dxa"/>
            <w:tcBorders>
              <w:top w:val="single" w:sz="4" w:space="0" w:color="auto"/>
              <w:left w:val="single" w:sz="4" w:space="0" w:color="auto"/>
              <w:bottom w:val="single" w:sz="4" w:space="0" w:color="auto"/>
              <w:right w:val="single" w:sz="4" w:space="0" w:color="auto"/>
            </w:tcBorders>
            <w:hideMark/>
          </w:tcPr>
          <w:p w14:paraId="1789DF1F" w14:textId="74BF9280" w:rsidR="00EB3605" w:rsidRPr="00EB3605" w:rsidRDefault="6B8DCB79" w:rsidP="00EB3605">
            <w:pPr>
              <w:spacing w:after="0" w:line="360" w:lineRule="auto"/>
              <w:rPr>
                <w:rFonts w:ascii="Times New Roman" w:eastAsia="Times New Roman" w:hAnsi="Times New Roman" w:cs="Times New Roman"/>
                <w:sz w:val="24"/>
                <w:szCs w:val="24"/>
                <w:lang w:val="en-GB" w:eastAsia="en-US" w:bidi="en-US"/>
              </w:rPr>
            </w:pPr>
            <w:r w:rsidRPr="4D05434A">
              <w:rPr>
                <w:rFonts w:ascii="Times New Roman" w:eastAsia="SimSun" w:hAnsi="Times New Roman" w:cs="Times New Roman"/>
                <w:sz w:val="24"/>
                <w:szCs w:val="24"/>
                <w:lang w:val="en-US" w:bidi="en-US"/>
              </w:rPr>
              <w:t>The Comparison of HOG Features with State-of-art Methods</w:t>
            </w:r>
            <w:r w:rsidR="00682543">
              <w:rPr>
                <w:rFonts w:ascii="Times New Roman" w:eastAsia="SimSun" w:hAnsi="Times New Roman" w:cs="Times New Roman"/>
                <w:sz w:val="24"/>
                <w:szCs w:val="24"/>
                <w:lang w:val="en-US" w:bidi="en-US"/>
              </w:rPr>
              <w:t xml:space="preserve"> [1]</w:t>
            </w:r>
          </w:p>
        </w:tc>
        <w:tc>
          <w:tcPr>
            <w:tcW w:w="705" w:type="dxa"/>
            <w:tcBorders>
              <w:top w:val="single" w:sz="4" w:space="0" w:color="auto"/>
              <w:left w:val="single" w:sz="4" w:space="0" w:color="auto"/>
              <w:bottom w:val="single" w:sz="4" w:space="0" w:color="auto"/>
              <w:right w:val="single" w:sz="4" w:space="0" w:color="auto"/>
            </w:tcBorders>
            <w:hideMark/>
          </w:tcPr>
          <w:p w14:paraId="1F41694D" w14:textId="60F56189" w:rsidR="00EB3605" w:rsidRPr="00EB3605" w:rsidRDefault="1BF559BE" w:rsidP="00EB3605">
            <w:pPr>
              <w:spacing w:after="0"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6</w:t>
            </w:r>
          </w:p>
        </w:tc>
      </w:tr>
      <w:tr w:rsidR="00EB3605" w:rsidRPr="00EB3605" w14:paraId="53FFFD0B" w14:textId="77777777" w:rsidTr="005509EC">
        <w:tc>
          <w:tcPr>
            <w:tcW w:w="2102" w:type="dxa"/>
            <w:tcBorders>
              <w:top w:val="single" w:sz="4" w:space="0" w:color="auto"/>
              <w:left w:val="single" w:sz="4" w:space="0" w:color="auto"/>
              <w:bottom w:val="single" w:sz="4" w:space="0" w:color="auto"/>
              <w:right w:val="single" w:sz="4" w:space="0" w:color="auto"/>
            </w:tcBorders>
            <w:hideMark/>
          </w:tcPr>
          <w:p w14:paraId="3BABFB7B" w14:textId="69805D12" w:rsidR="00EB3605" w:rsidRPr="00EB3605" w:rsidRDefault="54F4AF72" w:rsidP="00EB3605">
            <w:pPr>
              <w:spacing w:after="0" w:line="360" w:lineRule="auto"/>
              <w:rPr>
                <w:rFonts w:ascii="Times New Roman" w:eastAsia="Times New Roman" w:hAnsi="Times New Roman" w:cs="Times New Roman"/>
                <w:sz w:val="24"/>
                <w:szCs w:val="24"/>
                <w:lang w:val="en-GB" w:eastAsia="en-US" w:bidi="en-US"/>
              </w:rPr>
            </w:pPr>
            <w:r w:rsidRPr="01FA0FEB">
              <w:rPr>
                <w:rFonts w:ascii="Times New Roman" w:eastAsia="SimSun" w:hAnsi="Times New Roman" w:cs="Times New Roman"/>
                <w:sz w:val="24"/>
                <w:szCs w:val="24"/>
                <w:lang w:val="en-US" w:bidi="en-US"/>
              </w:rPr>
              <w:t>Figure 2.1.2.2</w:t>
            </w:r>
          </w:p>
        </w:tc>
        <w:tc>
          <w:tcPr>
            <w:tcW w:w="5499" w:type="dxa"/>
            <w:tcBorders>
              <w:top w:val="single" w:sz="4" w:space="0" w:color="auto"/>
              <w:left w:val="single" w:sz="4" w:space="0" w:color="auto"/>
              <w:bottom w:val="single" w:sz="4" w:space="0" w:color="auto"/>
              <w:right w:val="single" w:sz="4" w:space="0" w:color="auto"/>
            </w:tcBorders>
            <w:hideMark/>
          </w:tcPr>
          <w:p w14:paraId="4FDB62FE" w14:textId="74641B8D" w:rsidR="00EB3605" w:rsidRPr="00EB3605" w:rsidRDefault="34B49DFD" w:rsidP="00EB3605">
            <w:pPr>
              <w:spacing w:after="0" w:line="360" w:lineRule="auto"/>
              <w:rPr>
                <w:rFonts w:ascii="Times New Roman" w:eastAsia="Times New Roman" w:hAnsi="Times New Roman" w:cs="Times New Roman"/>
                <w:sz w:val="24"/>
                <w:szCs w:val="24"/>
                <w:lang w:val="en-GB" w:eastAsia="en-US" w:bidi="en-US"/>
              </w:rPr>
            </w:pPr>
            <w:r w:rsidRPr="4D05434A">
              <w:rPr>
                <w:rFonts w:ascii="Times New Roman" w:eastAsia="SimSun" w:hAnsi="Times New Roman" w:cs="Times New Roman"/>
                <w:sz w:val="24"/>
                <w:szCs w:val="24"/>
                <w:lang w:val="en-US" w:bidi="en-US"/>
              </w:rPr>
              <w:t>The Comparison of CNN and State-of art Methods on GTSDB</w:t>
            </w:r>
            <w:r w:rsidR="00682543">
              <w:rPr>
                <w:rFonts w:ascii="Times New Roman" w:eastAsia="SimSun" w:hAnsi="Times New Roman" w:cs="Times New Roman"/>
                <w:sz w:val="24"/>
                <w:szCs w:val="24"/>
                <w:lang w:val="en-US" w:bidi="en-US"/>
              </w:rPr>
              <w:t xml:space="preserve"> [1]</w:t>
            </w:r>
          </w:p>
        </w:tc>
        <w:tc>
          <w:tcPr>
            <w:tcW w:w="705" w:type="dxa"/>
            <w:tcBorders>
              <w:top w:val="single" w:sz="4" w:space="0" w:color="auto"/>
              <w:left w:val="single" w:sz="4" w:space="0" w:color="auto"/>
              <w:bottom w:val="single" w:sz="4" w:space="0" w:color="auto"/>
              <w:right w:val="single" w:sz="4" w:space="0" w:color="auto"/>
            </w:tcBorders>
            <w:hideMark/>
          </w:tcPr>
          <w:p w14:paraId="2E7184CA" w14:textId="3457AFBE" w:rsidR="00EB3605" w:rsidRPr="00EB3605" w:rsidRDefault="098D87D3" w:rsidP="00EB3605">
            <w:pPr>
              <w:spacing w:after="0"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6</w:t>
            </w:r>
          </w:p>
        </w:tc>
      </w:tr>
      <w:tr w:rsidR="00EB3605" w:rsidRPr="00EB3605" w14:paraId="6DC6EA02" w14:textId="77777777" w:rsidTr="005509EC">
        <w:tc>
          <w:tcPr>
            <w:tcW w:w="2102" w:type="dxa"/>
            <w:tcBorders>
              <w:top w:val="single" w:sz="4" w:space="0" w:color="auto"/>
              <w:left w:val="single" w:sz="4" w:space="0" w:color="auto"/>
              <w:bottom w:val="single" w:sz="4" w:space="0" w:color="auto"/>
              <w:right w:val="single" w:sz="4" w:space="0" w:color="auto"/>
            </w:tcBorders>
            <w:hideMark/>
          </w:tcPr>
          <w:p w14:paraId="1E9B69A9" w14:textId="3F210512" w:rsidR="00EB3605" w:rsidRPr="00EB3605" w:rsidRDefault="6F981E43" w:rsidP="00EB3605">
            <w:pPr>
              <w:spacing w:after="0" w:line="360" w:lineRule="auto"/>
              <w:rPr>
                <w:rFonts w:ascii="Times New Roman" w:eastAsia="Times New Roman" w:hAnsi="Times New Roman" w:cs="Times New Roman"/>
                <w:sz w:val="24"/>
                <w:szCs w:val="24"/>
                <w:lang w:val="en-GB" w:eastAsia="en-US" w:bidi="en-US"/>
              </w:rPr>
            </w:pPr>
            <w:r w:rsidRPr="01FA0FEB">
              <w:rPr>
                <w:rFonts w:ascii="Times New Roman" w:eastAsia="SimSun" w:hAnsi="Times New Roman" w:cs="Times New Roman"/>
                <w:sz w:val="24"/>
                <w:szCs w:val="24"/>
                <w:lang w:val="en-US" w:bidi="en-US"/>
              </w:rPr>
              <w:t>Figure 2.1.2.3</w:t>
            </w:r>
          </w:p>
        </w:tc>
        <w:tc>
          <w:tcPr>
            <w:tcW w:w="5499" w:type="dxa"/>
            <w:tcBorders>
              <w:top w:val="single" w:sz="4" w:space="0" w:color="auto"/>
              <w:left w:val="single" w:sz="4" w:space="0" w:color="auto"/>
              <w:bottom w:val="single" w:sz="4" w:space="0" w:color="auto"/>
              <w:right w:val="single" w:sz="4" w:space="0" w:color="auto"/>
            </w:tcBorders>
            <w:hideMark/>
          </w:tcPr>
          <w:p w14:paraId="4B3149FE" w14:textId="3F81F585" w:rsidR="00EB3605" w:rsidRPr="00EB3605" w:rsidRDefault="12960041" w:rsidP="00EB3605">
            <w:pPr>
              <w:spacing w:after="0" w:line="360" w:lineRule="auto"/>
              <w:rPr>
                <w:rFonts w:ascii="Times New Roman" w:eastAsia="Times New Roman" w:hAnsi="Times New Roman" w:cs="Times New Roman"/>
                <w:sz w:val="24"/>
                <w:szCs w:val="24"/>
                <w:lang w:val="en-GB" w:eastAsia="en-US" w:bidi="en-US"/>
              </w:rPr>
            </w:pPr>
            <w:r w:rsidRPr="4D05434A">
              <w:rPr>
                <w:rFonts w:ascii="Times New Roman" w:eastAsia="SimSun" w:hAnsi="Times New Roman" w:cs="Times New Roman"/>
                <w:sz w:val="24"/>
                <w:szCs w:val="24"/>
                <w:lang w:val="en-US" w:bidi="en-US"/>
              </w:rPr>
              <w:t>The Comparison of CNN and State-of art Methods on CTSD</w:t>
            </w:r>
            <w:r w:rsidR="00682543">
              <w:rPr>
                <w:rFonts w:ascii="Times New Roman" w:eastAsia="SimSun" w:hAnsi="Times New Roman" w:cs="Times New Roman"/>
                <w:sz w:val="24"/>
                <w:szCs w:val="24"/>
                <w:lang w:val="en-US" w:bidi="en-US"/>
              </w:rPr>
              <w:t xml:space="preserve"> [1]</w:t>
            </w:r>
          </w:p>
        </w:tc>
        <w:tc>
          <w:tcPr>
            <w:tcW w:w="705" w:type="dxa"/>
            <w:tcBorders>
              <w:top w:val="single" w:sz="4" w:space="0" w:color="auto"/>
              <w:left w:val="single" w:sz="4" w:space="0" w:color="auto"/>
              <w:bottom w:val="single" w:sz="4" w:space="0" w:color="auto"/>
              <w:right w:val="single" w:sz="4" w:space="0" w:color="auto"/>
            </w:tcBorders>
            <w:hideMark/>
          </w:tcPr>
          <w:p w14:paraId="3CF067B2" w14:textId="2E6426C1" w:rsidR="00EB3605" w:rsidRPr="00EB3605" w:rsidRDefault="332DEB36" w:rsidP="00EB3605">
            <w:pPr>
              <w:spacing w:after="0"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6</w:t>
            </w:r>
          </w:p>
        </w:tc>
      </w:tr>
      <w:tr w:rsidR="00EB3605" w:rsidRPr="00EB3605" w14:paraId="194329E4" w14:textId="77777777" w:rsidTr="005509EC">
        <w:tc>
          <w:tcPr>
            <w:tcW w:w="2102" w:type="dxa"/>
            <w:tcBorders>
              <w:top w:val="single" w:sz="4" w:space="0" w:color="auto"/>
              <w:left w:val="single" w:sz="4" w:space="0" w:color="auto"/>
              <w:bottom w:val="single" w:sz="4" w:space="0" w:color="auto"/>
              <w:right w:val="single" w:sz="4" w:space="0" w:color="auto"/>
            </w:tcBorders>
            <w:hideMark/>
          </w:tcPr>
          <w:p w14:paraId="030C4079" w14:textId="1DED7F34" w:rsidR="00EB3605" w:rsidRPr="00EB3605" w:rsidRDefault="00CB4955" w:rsidP="00EB3605">
            <w:pPr>
              <w:spacing w:after="0" w:line="360" w:lineRule="auto"/>
              <w:rPr>
                <w:rFonts w:ascii="Times New Roman" w:eastAsia="Times New Roman" w:hAnsi="Times New Roman" w:cs="Times New Roman"/>
                <w:sz w:val="24"/>
                <w:szCs w:val="20"/>
                <w:lang w:val="en-GB" w:eastAsia="en-US" w:bidi="en-US"/>
              </w:rPr>
            </w:pPr>
            <w:r w:rsidRPr="4D05434A">
              <w:rPr>
                <w:rFonts w:ascii="Times New Roman" w:eastAsia="Times New Roman" w:hAnsi="Times New Roman" w:cs="Times New Roman"/>
                <w:sz w:val="24"/>
                <w:szCs w:val="24"/>
              </w:rPr>
              <w:t>Figure 2.2.1</w:t>
            </w:r>
          </w:p>
        </w:tc>
        <w:tc>
          <w:tcPr>
            <w:tcW w:w="5499" w:type="dxa"/>
            <w:tcBorders>
              <w:top w:val="single" w:sz="4" w:space="0" w:color="auto"/>
              <w:left w:val="single" w:sz="4" w:space="0" w:color="auto"/>
              <w:bottom w:val="single" w:sz="4" w:space="0" w:color="auto"/>
              <w:right w:val="single" w:sz="4" w:space="0" w:color="auto"/>
            </w:tcBorders>
            <w:hideMark/>
          </w:tcPr>
          <w:p w14:paraId="08120B3F" w14:textId="2BEECD8F" w:rsidR="00EB3605" w:rsidRPr="00EB3605" w:rsidRDefault="00CB4955" w:rsidP="00EB3605">
            <w:pPr>
              <w:spacing w:after="0" w:line="360" w:lineRule="auto"/>
              <w:rPr>
                <w:rFonts w:ascii="Times New Roman" w:eastAsia="Times New Roman" w:hAnsi="Times New Roman" w:cs="Times New Roman"/>
                <w:sz w:val="24"/>
                <w:szCs w:val="20"/>
                <w:lang w:val="en-GB" w:eastAsia="en-US" w:bidi="en-US"/>
              </w:rPr>
            </w:pPr>
            <w:r w:rsidRPr="4D05434A">
              <w:rPr>
                <w:rFonts w:ascii="Times New Roman" w:eastAsia="Times New Roman" w:hAnsi="Times New Roman" w:cs="Times New Roman"/>
                <w:sz w:val="24"/>
                <w:szCs w:val="24"/>
              </w:rPr>
              <w:t xml:space="preserve">CNN Architecture </w:t>
            </w:r>
            <w:r w:rsidR="00682543">
              <w:rPr>
                <w:rFonts w:ascii="Times New Roman" w:eastAsia="Times New Roman" w:hAnsi="Times New Roman" w:cs="Times New Roman"/>
                <w:sz w:val="24"/>
                <w:szCs w:val="24"/>
              </w:rPr>
              <w:t>[1]</w:t>
            </w:r>
          </w:p>
        </w:tc>
        <w:tc>
          <w:tcPr>
            <w:tcW w:w="705" w:type="dxa"/>
            <w:tcBorders>
              <w:top w:val="single" w:sz="4" w:space="0" w:color="auto"/>
              <w:left w:val="single" w:sz="4" w:space="0" w:color="auto"/>
              <w:bottom w:val="single" w:sz="4" w:space="0" w:color="auto"/>
              <w:right w:val="single" w:sz="4" w:space="0" w:color="auto"/>
            </w:tcBorders>
            <w:hideMark/>
          </w:tcPr>
          <w:p w14:paraId="37462696" w14:textId="00626656" w:rsidR="00EB3605" w:rsidRPr="00EB3605" w:rsidRDefault="16EA5EA2" w:rsidP="00EB3605">
            <w:pPr>
              <w:spacing w:after="0"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8</w:t>
            </w:r>
          </w:p>
        </w:tc>
      </w:tr>
      <w:tr w:rsidR="00EB3605" w:rsidRPr="00EB3605" w14:paraId="7B77C86F" w14:textId="77777777" w:rsidTr="005509EC">
        <w:tc>
          <w:tcPr>
            <w:tcW w:w="2102" w:type="dxa"/>
            <w:tcBorders>
              <w:top w:val="single" w:sz="4" w:space="0" w:color="auto"/>
              <w:left w:val="single" w:sz="4" w:space="0" w:color="auto"/>
              <w:bottom w:val="single" w:sz="4" w:space="0" w:color="auto"/>
              <w:right w:val="single" w:sz="4" w:space="0" w:color="auto"/>
            </w:tcBorders>
          </w:tcPr>
          <w:p w14:paraId="40AADF7A" w14:textId="6F3BEC91" w:rsidR="00EB3605" w:rsidRPr="00EB3605" w:rsidRDefault="00CB4955" w:rsidP="00EB3605">
            <w:pPr>
              <w:spacing w:after="0" w:line="360" w:lineRule="auto"/>
              <w:rPr>
                <w:rFonts w:ascii="Times New Roman" w:eastAsia="Times New Roman" w:hAnsi="Times New Roman" w:cs="Times New Roman"/>
                <w:sz w:val="24"/>
                <w:szCs w:val="20"/>
                <w:lang w:val="en-GB" w:eastAsia="en-US" w:bidi="en-US"/>
              </w:rPr>
            </w:pPr>
            <w:r w:rsidRPr="4D05434A">
              <w:rPr>
                <w:rFonts w:ascii="Times New Roman" w:eastAsia="Times New Roman" w:hAnsi="Times New Roman" w:cs="Times New Roman"/>
                <w:sz w:val="24"/>
                <w:szCs w:val="24"/>
              </w:rPr>
              <w:t>Figure 2.2.2</w:t>
            </w:r>
          </w:p>
        </w:tc>
        <w:tc>
          <w:tcPr>
            <w:tcW w:w="5499" w:type="dxa"/>
            <w:tcBorders>
              <w:top w:val="single" w:sz="4" w:space="0" w:color="auto"/>
              <w:left w:val="single" w:sz="4" w:space="0" w:color="auto"/>
              <w:bottom w:val="single" w:sz="4" w:space="0" w:color="auto"/>
              <w:right w:val="single" w:sz="4" w:space="0" w:color="auto"/>
            </w:tcBorders>
          </w:tcPr>
          <w:p w14:paraId="764C2861" w14:textId="274EBAB9" w:rsidR="00EB3605" w:rsidRPr="00CB4955" w:rsidRDefault="00CB4955" w:rsidP="00CB4955">
            <w:pPr>
              <w:tabs>
                <w:tab w:val="left" w:pos="3131"/>
              </w:tabs>
              <w:spacing w:line="276" w:lineRule="auto"/>
              <w:jc w:val="both"/>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Ideal sign of traffic signs [2]</w:t>
            </w:r>
          </w:p>
        </w:tc>
        <w:tc>
          <w:tcPr>
            <w:tcW w:w="705" w:type="dxa"/>
            <w:tcBorders>
              <w:top w:val="single" w:sz="4" w:space="0" w:color="auto"/>
              <w:left w:val="single" w:sz="4" w:space="0" w:color="auto"/>
              <w:bottom w:val="single" w:sz="4" w:space="0" w:color="auto"/>
              <w:right w:val="single" w:sz="4" w:space="0" w:color="auto"/>
            </w:tcBorders>
          </w:tcPr>
          <w:p w14:paraId="62B60201" w14:textId="53F57C60" w:rsidR="00EB3605" w:rsidRPr="00EB3605" w:rsidRDefault="61BAE661" w:rsidP="00EB3605">
            <w:pPr>
              <w:spacing w:after="0"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9</w:t>
            </w:r>
          </w:p>
        </w:tc>
      </w:tr>
      <w:tr w:rsidR="00CB4955" w:rsidRPr="00EB3605" w14:paraId="7AC441EF" w14:textId="77777777" w:rsidTr="005509EC">
        <w:tc>
          <w:tcPr>
            <w:tcW w:w="2102" w:type="dxa"/>
            <w:tcBorders>
              <w:top w:val="single" w:sz="4" w:space="0" w:color="auto"/>
              <w:left w:val="single" w:sz="4" w:space="0" w:color="auto"/>
              <w:bottom w:val="single" w:sz="4" w:space="0" w:color="auto"/>
              <w:right w:val="single" w:sz="4" w:space="0" w:color="auto"/>
            </w:tcBorders>
          </w:tcPr>
          <w:p w14:paraId="5451AE14" w14:textId="160E4972" w:rsidR="00CB4955" w:rsidRPr="4D05434A" w:rsidRDefault="00CB4955" w:rsidP="00EB3605">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Figure 2.2.3</w:t>
            </w:r>
          </w:p>
        </w:tc>
        <w:tc>
          <w:tcPr>
            <w:tcW w:w="5499" w:type="dxa"/>
            <w:tcBorders>
              <w:top w:val="single" w:sz="4" w:space="0" w:color="auto"/>
              <w:left w:val="single" w:sz="4" w:space="0" w:color="auto"/>
              <w:bottom w:val="single" w:sz="4" w:space="0" w:color="auto"/>
              <w:right w:val="single" w:sz="4" w:space="0" w:color="auto"/>
            </w:tcBorders>
          </w:tcPr>
          <w:p w14:paraId="5C90176C" w14:textId="125E1504" w:rsidR="00CB4955" w:rsidRPr="4D05434A" w:rsidRDefault="00CB4955" w:rsidP="00CB4955">
            <w:pPr>
              <w:tabs>
                <w:tab w:val="left" w:pos="3131"/>
              </w:tabs>
              <w:spacing w:line="276" w:lineRule="auto"/>
              <w:jc w:val="both"/>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 xml:space="preserve">Neural Network Dimensions </w:t>
            </w:r>
            <w:proofErr w:type="gramStart"/>
            <w:r w:rsidRPr="4D05434A">
              <w:rPr>
                <w:rFonts w:ascii="Times New Roman" w:eastAsia="Times New Roman" w:hAnsi="Times New Roman" w:cs="Times New Roman"/>
                <w:sz w:val="24"/>
                <w:szCs w:val="24"/>
              </w:rPr>
              <w:t>Selection[</w:t>
            </w:r>
            <w:proofErr w:type="gramEnd"/>
            <w:r w:rsidRPr="4D05434A">
              <w:rPr>
                <w:rFonts w:ascii="Times New Roman" w:eastAsia="Times New Roman" w:hAnsi="Times New Roman" w:cs="Times New Roman"/>
                <w:sz w:val="24"/>
                <w:szCs w:val="24"/>
              </w:rPr>
              <w:t>2]</w:t>
            </w:r>
          </w:p>
        </w:tc>
        <w:tc>
          <w:tcPr>
            <w:tcW w:w="705" w:type="dxa"/>
            <w:tcBorders>
              <w:top w:val="single" w:sz="4" w:space="0" w:color="auto"/>
              <w:left w:val="single" w:sz="4" w:space="0" w:color="auto"/>
              <w:bottom w:val="single" w:sz="4" w:space="0" w:color="auto"/>
              <w:right w:val="single" w:sz="4" w:space="0" w:color="auto"/>
            </w:tcBorders>
          </w:tcPr>
          <w:p w14:paraId="1EDF6221" w14:textId="4B05A34A" w:rsidR="00CB4955" w:rsidRPr="00EB3605" w:rsidRDefault="002D2357" w:rsidP="00EB3605">
            <w:pPr>
              <w:spacing w:after="0" w:line="360" w:lineRule="auto"/>
              <w:rPr>
                <w:rFonts w:ascii="Times New Roman" w:eastAsia="Times New Roman" w:hAnsi="Times New Roman" w:cs="Times New Roman"/>
                <w:sz w:val="24"/>
                <w:szCs w:val="24"/>
                <w:lang w:val="en-GB" w:eastAsia="en-US" w:bidi="en-US"/>
              </w:rPr>
            </w:pPr>
            <w:r>
              <w:rPr>
                <w:rFonts w:ascii="Times New Roman" w:eastAsia="Times New Roman" w:hAnsi="Times New Roman" w:cs="Times New Roman"/>
                <w:sz w:val="24"/>
                <w:szCs w:val="24"/>
                <w:lang w:val="en-GB" w:eastAsia="en-US" w:bidi="en-US"/>
              </w:rPr>
              <w:t>9</w:t>
            </w:r>
          </w:p>
        </w:tc>
      </w:tr>
      <w:tr w:rsidR="00682543" w:rsidRPr="00EB3605" w14:paraId="09CEF814" w14:textId="77777777" w:rsidTr="005509EC">
        <w:tc>
          <w:tcPr>
            <w:tcW w:w="2102" w:type="dxa"/>
            <w:tcBorders>
              <w:top w:val="single" w:sz="4" w:space="0" w:color="auto"/>
              <w:left w:val="single" w:sz="4" w:space="0" w:color="auto"/>
              <w:bottom w:val="single" w:sz="4" w:space="0" w:color="auto"/>
              <w:right w:val="single" w:sz="4" w:space="0" w:color="auto"/>
            </w:tcBorders>
          </w:tcPr>
          <w:p w14:paraId="5E8067AC" w14:textId="3C07C20A" w:rsidR="00682543" w:rsidRPr="4D05434A" w:rsidRDefault="00682543" w:rsidP="00EB3605">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Figure 2.2.4</w:t>
            </w:r>
          </w:p>
        </w:tc>
        <w:tc>
          <w:tcPr>
            <w:tcW w:w="5499" w:type="dxa"/>
            <w:tcBorders>
              <w:top w:val="single" w:sz="4" w:space="0" w:color="auto"/>
              <w:left w:val="single" w:sz="4" w:space="0" w:color="auto"/>
              <w:bottom w:val="single" w:sz="4" w:space="0" w:color="auto"/>
              <w:right w:val="single" w:sz="4" w:space="0" w:color="auto"/>
            </w:tcBorders>
          </w:tcPr>
          <w:p w14:paraId="7F1617AF" w14:textId="747779B0" w:rsidR="00682543" w:rsidRPr="4D05434A" w:rsidRDefault="00682543" w:rsidP="00CB4955">
            <w:pPr>
              <w:tabs>
                <w:tab w:val="left" w:pos="3131"/>
              </w:tabs>
              <w:spacing w:line="276" w:lineRule="auto"/>
              <w:jc w:val="both"/>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(A) Result of classification for triangular sign</w:t>
            </w:r>
            <w:r w:rsidR="00125218">
              <w:rPr>
                <w:rFonts w:ascii="Times New Roman" w:eastAsia="Times New Roman" w:hAnsi="Times New Roman" w:cs="Times New Roman"/>
                <w:sz w:val="24"/>
                <w:szCs w:val="24"/>
              </w:rPr>
              <w:t xml:space="preserve"> [2]</w:t>
            </w:r>
          </w:p>
        </w:tc>
        <w:tc>
          <w:tcPr>
            <w:tcW w:w="705" w:type="dxa"/>
            <w:tcBorders>
              <w:top w:val="single" w:sz="4" w:space="0" w:color="auto"/>
              <w:left w:val="single" w:sz="4" w:space="0" w:color="auto"/>
              <w:bottom w:val="single" w:sz="4" w:space="0" w:color="auto"/>
              <w:right w:val="single" w:sz="4" w:space="0" w:color="auto"/>
            </w:tcBorders>
          </w:tcPr>
          <w:p w14:paraId="0D978B7D" w14:textId="0AACEEBE" w:rsidR="00682543" w:rsidRPr="00EB3605" w:rsidRDefault="00B4279A" w:rsidP="00EB3605">
            <w:pPr>
              <w:spacing w:after="0" w:line="360" w:lineRule="auto"/>
              <w:rPr>
                <w:rFonts w:ascii="Times New Roman" w:eastAsia="Times New Roman" w:hAnsi="Times New Roman" w:cs="Times New Roman"/>
                <w:sz w:val="24"/>
                <w:szCs w:val="24"/>
                <w:lang w:val="en-GB" w:eastAsia="en-US" w:bidi="en-US"/>
              </w:rPr>
            </w:pPr>
            <w:r>
              <w:rPr>
                <w:rFonts w:ascii="Times New Roman" w:eastAsia="Times New Roman" w:hAnsi="Times New Roman" w:cs="Times New Roman"/>
                <w:sz w:val="24"/>
                <w:szCs w:val="24"/>
                <w:lang w:val="en-GB" w:eastAsia="en-US" w:bidi="en-US"/>
              </w:rPr>
              <w:t>9</w:t>
            </w:r>
          </w:p>
        </w:tc>
      </w:tr>
      <w:tr w:rsidR="00682543" w:rsidRPr="00EB3605" w14:paraId="460849C8" w14:textId="77777777" w:rsidTr="005509EC">
        <w:tc>
          <w:tcPr>
            <w:tcW w:w="2102" w:type="dxa"/>
            <w:tcBorders>
              <w:top w:val="single" w:sz="4" w:space="0" w:color="auto"/>
              <w:left w:val="single" w:sz="4" w:space="0" w:color="auto"/>
              <w:bottom w:val="single" w:sz="4" w:space="0" w:color="auto"/>
              <w:right w:val="single" w:sz="4" w:space="0" w:color="auto"/>
            </w:tcBorders>
          </w:tcPr>
          <w:p w14:paraId="6E26F59F" w14:textId="38266677" w:rsidR="00682543" w:rsidRPr="4D05434A" w:rsidRDefault="00682543" w:rsidP="00EB3605">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Figure 2.2.4</w:t>
            </w:r>
          </w:p>
        </w:tc>
        <w:tc>
          <w:tcPr>
            <w:tcW w:w="5499" w:type="dxa"/>
            <w:tcBorders>
              <w:top w:val="single" w:sz="4" w:space="0" w:color="auto"/>
              <w:left w:val="single" w:sz="4" w:space="0" w:color="auto"/>
              <w:bottom w:val="single" w:sz="4" w:space="0" w:color="auto"/>
              <w:right w:val="single" w:sz="4" w:space="0" w:color="auto"/>
            </w:tcBorders>
          </w:tcPr>
          <w:p w14:paraId="67A9D0B1" w14:textId="644D6B59" w:rsidR="00682543" w:rsidRPr="00682543" w:rsidRDefault="00682543" w:rsidP="00682543">
            <w:pPr>
              <w:spacing w:line="276" w:lineRule="auto"/>
              <w:jc w:val="both"/>
            </w:pPr>
            <w:r w:rsidRPr="4D05434A">
              <w:rPr>
                <w:rFonts w:ascii="Times New Roman" w:eastAsia="Times New Roman" w:hAnsi="Times New Roman" w:cs="Times New Roman"/>
                <w:sz w:val="24"/>
                <w:szCs w:val="24"/>
              </w:rPr>
              <w:t xml:space="preserve">(B) Result of classification for circular </w:t>
            </w:r>
            <w:proofErr w:type="gramStart"/>
            <w:r w:rsidRPr="4D05434A">
              <w:rPr>
                <w:rFonts w:ascii="Times New Roman" w:eastAsia="Times New Roman" w:hAnsi="Times New Roman" w:cs="Times New Roman"/>
                <w:sz w:val="24"/>
                <w:szCs w:val="24"/>
              </w:rPr>
              <w:t xml:space="preserve">sign </w:t>
            </w:r>
            <w:r w:rsidR="00125218">
              <w:rPr>
                <w:rFonts w:ascii="Times New Roman" w:eastAsia="Times New Roman" w:hAnsi="Times New Roman" w:cs="Times New Roman"/>
                <w:sz w:val="24"/>
                <w:szCs w:val="24"/>
              </w:rPr>
              <w:t xml:space="preserve"> [</w:t>
            </w:r>
            <w:proofErr w:type="gramEnd"/>
            <w:r w:rsidR="00125218">
              <w:rPr>
                <w:rFonts w:ascii="Times New Roman" w:eastAsia="Times New Roman" w:hAnsi="Times New Roman" w:cs="Times New Roman"/>
                <w:sz w:val="24"/>
                <w:szCs w:val="24"/>
              </w:rPr>
              <w:t>2]</w:t>
            </w:r>
          </w:p>
        </w:tc>
        <w:tc>
          <w:tcPr>
            <w:tcW w:w="705" w:type="dxa"/>
            <w:tcBorders>
              <w:top w:val="single" w:sz="4" w:space="0" w:color="auto"/>
              <w:left w:val="single" w:sz="4" w:space="0" w:color="auto"/>
              <w:bottom w:val="single" w:sz="4" w:space="0" w:color="auto"/>
              <w:right w:val="single" w:sz="4" w:space="0" w:color="auto"/>
            </w:tcBorders>
          </w:tcPr>
          <w:p w14:paraId="78B800EC" w14:textId="53C28DD5" w:rsidR="00682543" w:rsidRPr="00EB3605" w:rsidRDefault="17BD70A5" w:rsidP="00EB3605">
            <w:pPr>
              <w:spacing w:after="0"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10</w:t>
            </w:r>
          </w:p>
        </w:tc>
      </w:tr>
      <w:tr w:rsidR="2E4280F7" w14:paraId="438CF4DF" w14:textId="77777777" w:rsidTr="54185804">
        <w:trPr>
          <w:trHeight w:val="300"/>
        </w:trPr>
        <w:tc>
          <w:tcPr>
            <w:tcW w:w="2102" w:type="dxa"/>
            <w:tcBorders>
              <w:top w:val="single" w:sz="4" w:space="0" w:color="auto"/>
              <w:left w:val="single" w:sz="4" w:space="0" w:color="auto"/>
              <w:bottom w:val="single" w:sz="4" w:space="0" w:color="auto"/>
              <w:right w:val="single" w:sz="4" w:space="0" w:color="auto"/>
            </w:tcBorders>
          </w:tcPr>
          <w:p w14:paraId="55DB79C8" w14:textId="7DE2B6D0" w:rsidR="0BCAB932" w:rsidRDefault="0BCAB932" w:rsidP="2E4280F7">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Figure 2.3.1</w:t>
            </w:r>
          </w:p>
        </w:tc>
        <w:tc>
          <w:tcPr>
            <w:tcW w:w="5499" w:type="dxa"/>
            <w:tcBorders>
              <w:top w:val="single" w:sz="4" w:space="0" w:color="auto"/>
              <w:left w:val="single" w:sz="4" w:space="0" w:color="auto"/>
              <w:bottom w:val="single" w:sz="4" w:space="0" w:color="auto"/>
              <w:right w:val="single" w:sz="4" w:space="0" w:color="auto"/>
            </w:tcBorders>
          </w:tcPr>
          <w:p w14:paraId="1A8671AF" w14:textId="144DC189" w:rsidR="0BCAB932" w:rsidRDefault="0BCAB932" w:rsidP="2E4280F7">
            <w:pPr>
              <w:spacing w:line="360" w:lineRule="auto"/>
              <w:jc w:val="both"/>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Overview of hyperparameter configuration table of different models</w:t>
            </w:r>
            <w:r w:rsidR="00125218">
              <w:rPr>
                <w:rFonts w:ascii="Times New Roman" w:eastAsia="Times New Roman" w:hAnsi="Times New Roman" w:cs="Times New Roman"/>
                <w:sz w:val="24"/>
                <w:szCs w:val="24"/>
              </w:rPr>
              <w:t xml:space="preserve"> [12]</w:t>
            </w:r>
          </w:p>
        </w:tc>
        <w:tc>
          <w:tcPr>
            <w:tcW w:w="705" w:type="dxa"/>
            <w:tcBorders>
              <w:top w:val="single" w:sz="4" w:space="0" w:color="auto"/>
              <w:left w:val="single" w:sz="4" w:space="0" w:color="auto"/>
              <w:bottom w:val="single" w:sz="4" w:space="0" w:color="auto"/>
              <w:right w:val="single" w:sz="4" w:space="0" w:color="auto"/>
            </w:tcBorders>
          </w:tcPr>
          <w:p w14:paraId="24C2B533" w14:textId="51FB5123" w:rsidR="2E4280F7" w:rsidRDefault="4343CBE9" w:rsidP="2E4280F7">
            <w:pPr>
              <w:spacing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1</w:t>
            </w:r>
            <w:r w:rsidR="00B4279A">
              <w:rPr>
                <w:rFonts w:ascii="Times New Roman" w:eastAsia="Times New Roman" w:hAnsi="Times New Roman" w:cs="Times New Roman"/>
                <w:sz w:val="24"/>
                <w:szCs w:val="24"/>
                <w:lang w:val="en-GB" w:eastAsia="en-US" w:bidi="en-US"/>
              </w:rPr>
              <w:t>4</w:t>
            </w:r>
          </w:p>
        </w:tc>
      </w:tr>
      <w:tr w:rsidR="2E4280F7" w14:paraId="430A2A92" w14:textId="77777777" w:rsidTr="54185804">
        <w:trPr>
          <w:trHeight w:val="300"/>
        </w:trPr>
        <w:tc>
          <w:tcPr>
            <w:tcW w:w="2102" w:type="dxa"/>
            <w:tcBorders>
              <w:top w:val="single" w:sz="4" w:space="0" w:color="auto"/>
              <w:left w:val="single" w:sz="4" w:space="0" w:color="auto"/>
              <w:bottom w:val="single" w:sz="4" w:space="0" w:color="auto"/>
              <w:right w:val="single" w:sz="4" w:space="0" w:color="auto"/>
            </w:tcBorders>
          </w:tcPr>
          <w:p w14:paraId="5AA6EA93" w14:textId="34CBE82F" w:rsidR="0BCAB932" w:rsidRDefault="0BCAB932" w:rsidP="2E4280F7">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Figure 2.3.2</w:t>
            </w:r>
          </w:p>
        </w:tc>
        <w:tc>
          <w:tcPr>
            <w:tcW w:w="5499" w:type="dxa"/>
            <w:tcBorders>
              <w:top w:val="single" w:sz="4" w:space="0" w:color="auto"/>
              <w:left w:val="single" w:sz="4" w:space="0" w:color="auto"/>
              <w:bottom w:val="single" w:sz="4" w:space="0" w:color="auto"/>
              <w:right w:val="single" w:sz="4" w:space="0" w:color="auto"/>
            </w:tcBorders>
          </w:tcPr>
          <w:p w14:paraId="7FAD91A7" w14:textId="7B010915" w:rsidR="0BCAB932" w:rsidRDefault="0BCAB932" w:rsidP="2E4280F7">
            <w:pPr>
              <w:spacing w:after="0" w:line="360" w:lineRule="auto"/>
              <w:jc w:val="both"/>
            </w:pPr>
            <w:r w:rsidRPr="2E4280F7">
              <w:rPr>
                <w:rFonts w:ascii="Times New Roman" w:eastAsia="Times New Roman" w:hAnsi="Times New Roman" w:cs="Times New Roman"/>
                <w:sz w:val="24"/>
                <w:szCs w:val="24"/>
              </w:rPr>
              <w:t xml:space="preserve">Overview of evaluation score of four proposed </w:t>
            </w:r>
            <w:proofErr w:type="gramStart"/>
            <w:r w:rsidRPr="2E4280F7">
              <w:rPr>
                <w:rFonts w:ascii="Times New Roman" w:eastAsia="Times New Roman" w:hAnsi="Times New Roman" w:cs="Times New Roman"/>
                <w:sz w:val="24"/>
                <w:szCs w:val="24"/>
              </w:rPr>
              <w:t>models</w:t>
            </w:r>
            <w:r w:rsidR="00125218">
              <w:rPr>
                <w:rFonts w:ascii="Times New Roman" w:eastAsia="Times New Roman" w:hAnsi="Times New Roman" w:cs="Times New Roman"/>
                <w:sz w:val="24"/>
                <w:szCs w:val="24"/>
              </w:rPr>
              <w:t>[</w:t>
            </w:r>
            <w:proofErr w:type="gramEnd"/>
            <w:r w:rsidR="00125218">
              <w:rPr>
                <w:rFonts w:ascii="Times New Roman" w:eastAsia="Times New Roman" w:hAnsi="Times New Roman" w:cs="Times New Roman"/>
                <w:sz w:val="24"/>
                <w:szCs w:val="24"/>
              </w:rPr>
              <w:t>12]</w:t>
            </w:r>
          </w:p>
        </w:tc>
        <w:tc>
          <w:tcPr>
            <w:tcW w:w="705" w:type="dxa"/>
            <w:tcBorders>
              <w:top w:val="single" w:sz="4" w:space="0" w:color="auto"/>
              <w:left w:val="single" w:sz="4" w:space="0" w:color="auto"/>
              <w:bottom w:val="single" w:sz="4" w:space="0" w:color="auto"/>
              <w:right w:val="single" w:sz="4" w:space="0" w:color="auto"/>
            </w:tcBorders>
          </w:tcPr>
          <w:p w14:paraId="0D878679" w14:textId="739373C5" w:rsidR="2E4280F7" w:rsidRDefault="02C6CBF9" w:rsidP="2E4280F7">
            <w:pPr>
              <w:spacing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15</w:t>
            </w:r>
          </w:p>
        </w:tc>
      </w:tr>
      <w:tr w:rsidR="2E4280F7" w14:paraId="6E30B0DE" w14:textId="77777777" w:rsidTr="54185804">
        <w:trPr>
          <w:trHeight w:val="300"/>
        </w:trPr>
        <w:tc>
          <w:tcPr>
            <w:tcW w:w="2102" w:type="dxa"/>
            <w:tcBorders>
              <w:top w:val="single" w:sz="4" w:space="0" w:color="auto"/>
              <w:left w:val="single" w:sz="4" w:space="0" w:color="auto"/>
              <w:bottom w:val="single" w:sz="4" w:space="0" w:color="auto"/>
              <w:right w:val="single" w:sz="4" w:space="0" w:color="auto"/>
            </w:tcBorders>
          </w:tcPr>
          <w:p w14:paraId="143AC320" w14:textId="0A580767" w:rsidR="0BCAB932" w:rsidRDefault="0BCAB932" w:rsidP="2E4280F7">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Figure 2.4.1</w:t>
            </w:r>
          </w:p>
        </w:tc>
        <w:tc>
          <w:tcPr>
            <w:tcW w:w="5499" w:type="dxa"/>
            <w:tcBorders>
              <w:top w:val="single" w:sz="4" w:space="0" w:color="auto"/>
              <w:left w:val="single" w:sz="4" w:space="0" w:color="auto"/>
              <w:bottom w:val="single" w:sz="4" w:space="0" w:color="auto"/>
              <w:right w:val="single" w:sz="4" w:space="0" w:color="auto"/>
            </w:tcBorders>
          </w:tcPr>
          <w:p w14:paraId="75BF96D3" w14:textId="244144A0" w:rsidR="0BCAB932" w:rsidRDefault="0BCAB932" w:rsidP="2E4280F7">
            <w:pPr>
              <w:spacing w:line="360" w:lineRule="auto"/>
              <w:jc w:val="both"/>
              <w:rPr>
                <w:rFonts w:ascii="Times New Roman" w:eastAsia="Times New Roman" w:hAnsi="Times New Roman" w:cs="Times New Roman"/>
                <w:b/>
                <w:bCs/>
                <w:sz w:val="24"/>
                <w:szCs w:val="24"/>
              </w:rPr>
            </w:pPr>
            <w:r w:rsidRPr="2E4280F7">
              <w:rPr>
                <w:rFonts w:ascii="Times New Roman" w:eastAsia="Times New Roman" w:hAnsi="Times New Roman" w:cs="Times New Roman"/>
                <w:sz w:val="24"/>
                <w:szCs w:val="24"/>
              </w:rPr>
              <w:t>Result of Automatic White Balancing</w:t>
            </w:r>
            <w:r w:rsidR="00125218">
              <w:rPr>
                <w:rFonts w:ascii="Times New Roman" w:eastAsia="Times New Roman" w:hAnsi="Times New Roman" w:cs="Times New Roman"/>
                <w:sz w:val="24"/>
                <w:szCs w:val="24"/>
              </w:rPr>
              <w:t xml:space="preserve"> [6]</w:t>
            </w:r>
          </w:p>
        </w:tc>
        <w:tc>
          <w:tcPr>
            <w:tcW w:w="705" w:type="dxa"/>
            <w:tcBorders>
              <w:top w:val="single" w:sz="4" w:space="0" w:color="auto"/>
              <w:left w:val="single" w:sz="4" w:space="0" w:color="auto"/>
              <w:bottom w:val="single" w:sz="4" w:space="0" w:color="auto"/>
              <w:right w:val="single" w:sz="4" w:space="0" w:color="auto"/>
            </w:tcBorders>
          </w:tcPr>
          <w:p w14:paraId="0E9075AA" w14:textId="11E5D9D0" w:rsidR="2E4280F7" w:rsidRDefault="65719F0C" w:rsidP="2E4280F7">
            <w:pPr>
              <w:spacing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16</w:t>
            </w:r>
          </w:p>
        </w:tc>
      </w:tr>
      <w:tr w:rsidR="2E4280F7" w14:paraId="68434D4D" w14:textId="77777777" w:rsidTr="54185804">
        <w:trPr>
          <w:trHeight w:val="300"/>
        </w:trPr>
        <w:tc>
          <w:tcPr>
            <w:tcW w:w="2102" w:type="dxa"/>
            <w:tcBorders>
              <w:top w:val="single" w:sz="4" w:space="0" w:color="auto"/>
              <w:left w:val="single" w:sz="4" w:space="0" w:color="auto"/>
              <w:bottom w:val="single" w:sz="4" w:space="0" w:color="auto"/>
              <w:right w:val="single" w:sz="4" w:space="0" w:color="auto"/>
            </w:tcBorders>
          </w:tcPr>
          <w:p w14:paraId="66766296" w14:textId="089B2EBD" w:rsidR="3A8179BE" w:rsidRDefault="3A8179BE" w:rsidP="2E4280F7">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Figure</w:t>
            </w:r>
            <w:r w:rsidR="0552DE41" w:rsidRPr="2E4280F7">
              <w:rPr>
                <w:rFonts w:ascii="Times New Roman" w:eastAsia="Times New Roman" w:hAnsi="Times New Roman" w:cs="Times New Roman"/>
                <w:sz w:val="24"/>
                <w:szCs w:val="24"/>
              </w:rPr>
              <w:t xml:space="preserve"> 2.4.2</w:t>
            </w:r>
          </w:p>
        </w:tc>
        <w:tc>
          <w:tcPr>
            <w:tcW w:w="5499" w:type="dxa"/>
            <w:tcBorders>
              <w:top w:val="single" w:sz="4" w:space="0" w:color="auto"/>
              <w:left w:val="single" w:sz="4" w:space="0" w:color="auto"/>
              <w:bottom w:val="single" w:sz="4" w:space="0" w:color="auto"/>
              <w:right w:val="single" w:sz="4" w:space="0" w:color="auto"/>
            </w:tcBorders>
          </w:tcPr>
          <w:p w14:paraId="14F4670B" w14:textId="08FAC018" w:rsidR="0552DE41" w:rsidRDefault="0552DE41" w:rsidP="2E4280F7">
            <w:pPr>
              <w:spacing w:line="360" w:lineRule="auto"/>
              <w:jc w:val="both"/>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Detection Rate of RBG, HSV and HSI Color Spaces</w:t>
            </w:r>
            <w:r w:rsidR="00B4279A">
              <w:rPr>
                <w:rFonts w:ascii="Times New Roman" w:eastAsia="Times New Roman" w:hAnsi="Times New Roman" w:cs="Times New Roman"/>
                <w:sz w:val="24"/>
                <w:szCs w:val="24"/>
              </w:rPr>
              <w:t xml:space="preserve"> </w:t>
            </w:r>
            <w:r w:rsidR="00125218">
              <w:rPr>
                <w:rFonts w:ascii="Times New Roman" w:eastAsia="Times New Roman" w:hAnsi="Times New Roman" w:cs="Times New Roman"/>
                <w:sz w:val="24"/>
                <w:szCs w:val="24"/>
              </w:rPr>
              <w:t>[6]</w:t>
            </w:r>
          </w:p>
        </w:tc>
        <w:tc>
          <w:tcPr>
            <w:tcW w:w="705" w:type="dxa"/>
            <w:tcBorders>
              <w:top w:val="single" w:sz="4" w:space="0" w:color="auto"/>
              <w:left w:val="single" w:sz="4" w:space="0" w:color="auto"/>
              <w:bottom w:val="single" w:sz="4" w:space="0" w:color="auto"/>
              <w:right w:val="single" w:sz="4" w:space="0" w:color="auto"/>
            </w:tcBorders>
          </w:tcPr>
          <w:p w14:paraId="6B59E40D" w14:textId="76457C83" w:rsidR="2E4280F7" w:rsidRDefault="01A28FE0" w:rsidP="2E4280F7">
            <w:pPr>
              <w:spacing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16</w:t>
            </w:r>
          </w:p>
        </w:tc>
      </w:tr>
      <w:tr w:rsidR="00D47D99" w:rsidRPr="00EB3605" w14:paraId="2EA5BDF2" w14:textId="77777777" w:rsidTr="005509EC">
        <w:tc>
          <w:tcPr>
            <w:tcW w:w="2102" w:type="dxa"/>
            <w:tcBorders>
              <w:top w:val="single" w:sz="4" w:space="0" w:color="auto"/>
              <w:left w:val="single" w:sz="4" w:space="0" w:color="auto"/>
              <w:bottom w:val="single" w:sz="4" w:space="0" w:color="auto"/>
              <w:right w:val="single" w:sz="4" w:space="0" w:color="auto"/>
            </w:tcBorders>
          </w:tcPr>
          <w:p w14:paraId="756DA925" w14:textId="182DE224" w:rsidR="00D47D99" w:rsidRPr="4D05434A" w:rsidRDefault="5AA249AE" w:rsidP="00EB3605">
            <w:pPr>
              <w:spacing w:after="0"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Figure 2.5.1.1</w:t>
            </w:r>
          </w:p>
        </w:tc>
        <w:tc>
          <w:tcPr>
            <w:tcW w:w="5499" w:type="dxa"/>
            <w:tcBorders>
              <w:top w:val="single" w:sz="4" w:space="0" w:color="auto"/>
              <w:left w:val="single" w:sz="4" w:space="0" w:color="auto"/>
              <w:bottom w:val="single" w:sz="4" w:space="0" w:color="auto"/>
              <w:right w:val="single" w:sz="4" w:space="0" w:color="auto"/>
            </w:tcBorders>
          </w:tcPr>
          <w:p w14:paraId="0AFEF884" w14:textId="1127B3A4" w:rsidR="00D47D99" w:rsidRPr="4D05434A" w:rsidRDefault="5AA249AE" w:rsidP="2E4280F7">
            <w:pPr>
              <w:spacing w:line="360" w:lineRule="auto"/>
              <w:jc w:val="both"/>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The Structure of HOG</w:t>
            </w:r>
            <w:r w:rsidR="00125218">
              <w:rPr>
                <w:rFonts w:ascii="Times New Roman" w:eastAsia="Times New Roman" w:hAnsi="Times New Roman" w:cs="Times New Roman"/>
                <w:sz w:val="24"/>
                <w:szCs w:val="24"/>
              </w:rPr>
              <w:t xml:space="preserve"> [10]</w:t>
            </w:r>
          </w:p>
        </w:tc>
        <w:tc>
          <w:tcPr>
            <w:tcW w:w="705" w:type="dxa"/>
            <w:tcBorders>
              <w:top w:val="single" w:sz="4" w:space="0" w:color="auto"/>
              <w:left w:val="single" w:sz="4" w:space="0" w:color="auto"/>
              <w:bottom w:val="single" w:sz="4" w:space="0" w:color="auto"/>
              <w:right w:val="single" w:sz="4" w:space="0" w:color="auto"/>
            </w:tcBorders>
          </w:tcPr>
          <w:p w14:paraId="72908E08" w14:textId="0140B53E" w:rsidR="00D47D99" w:rsidRPr="00EB3605" w:rsidRDefault="3380512B" w:rsidP="00EB3605">
            <w:pPr>
              <w:spacing w:after="0"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19</w:t>
            </w:r>
          </w:p>
        </w:tc>
      </w:tr>
      <w:tr w:rsidR="00D47D99" w:rsidRPr="00EB3605" w14:paraId="26A32B79" w14:textId="77777777" w:rsidTr="005509EC">
        <w:tc>
          <w:tcPr>
            <w:tcW w:w="2102" w:type="dxa"/>
            <w:tcBorders>
              <w:top w:val="single" w:sz="4" w:space="0" w:color="auto"/>
              <w:left w:val="single" w:sz="4" w:space="0" w:color="auto"/>
              <w:bottom w:val="single" w:sz="4" w:space="0" w:color="auto"/>
              <w:right w:val="single" w:sz="4" w:space="0" w:color="auto"/>
            </w:tcBorders>
          </w:tcPr>
          <w:p w14:paraId="661308FB" w14:textId="32CC6B90" w:rsidR="00D47D99" w:rsidRPr="4D05434A" w:rsidRDefault="00424C9B" w:rsidP="00EB3605">
            <w:pPr>
              <w:spacing w:after="0" w:line="360" w:lineRule="auto"/>
              <w:rPr>
                <w:rFonts w:ascii="Times New Roman" w:eastAsia="Times New Roman" w:hAnsi="Times New Roman" w:cs="Times New Roman"/>
                <w:sz w:val="24"/>
                <w:szCs w:val="24"/>
              </w:rPr>
            </w:pPr>
            <w:r>
              <w:t>Figure 2.5.2.1</w:t>
            </w:r>
          </w:p>
        </w:tc>
        <w:tc>
          <w:tcPr>
            <w:tcW w:w="5499" w:type="dxa"/>
            <w:tcBorders>
              <w:top w:val="single" w:sz="4" w:space="0" w:color="auto"/>
              <w:left w:val="single" w:sz="4" w:space="0" w:color="auto"/>
              <w:bottom w:val="single" w:sz="4" w:space="0" w:color="auto"/>
              <w:right w:val="single" w:sz="4" w:space="0" w:color="auto"/>
            </w:tcBorders>
          </w:tcPr>
          <w:p w14:paraId="034C719C" w14:textId="236FDAA8" w:rsidR="00D47D99" w:rsidRPr="00B26C35" w:rsidRDefault="00424C9B" w:rsidP="00682543">
            <w:pPr>
              <w:spacing w:line="276" w:lineRule="auto"/>
              <w:jc w:val="both"/>
              <w:rPr>
                <w:rFonts w:ascii="Times New Roman" w:eastAsia="Times New Roman" w:hAnsi="Times New Roman" w:cs="Times New Roman"/>
                <w:sz w:val="24"/>
                <w:szCs w:val="24"/>
              </w:rPr>
            </w:pPr>
            <w:r w:rsidRPr="00B26C35">
              <w:rPr>
                <w:rFonts w:ascii="Times New Roman" w:hAnsi="Times New Roman" w:cs="Times New Roman"/>
                <w:sz w:val="24"/>
                <w:szCs w:val="24"/>
              </w:rPr>
              <w:t xml:space="preserve">Confusion Matrix of Speed Limits Using HOG and K-d </w:t>
            </w:r>
            <w:proofErr w:type="gramStart"/>
            <w:r w:rsidRPr="00B26C35">
              <w:rPr>
                <w:rFonts w:ascii="Times New Roman" w:hAnsi="Times New Roman" w:cs="Times New Roman"/>
                <w:sz w:val="24"/>
                <w:szCs w:val="24"/>
              </w:rPr>
              <w:t>Tree</w:t>
            </w:r>
            <w:r w:rsidR="00125218">
              <w:rPr>
                <w:rFonts w:ascii="Times New Roman" w:hAnsi="Times New Roman" w:cs="Times New Roman"/>
                <w:sz w:val="24"/>
                <w:szCs w:val="24"/>
              </w:rPr>
              <w:t>[</w:t>
            </w:r>
            <w:proofErr w:type="gramEnd"/>
            <w:r w:rsidR="00125218">
              <w:rPr>
                <w:rFonts w:ascii="Times New Roman" w:hAnsi="Times New Roman" w:cs="Times New Roman"/>
                <w:sz w:val="24"/>
                <w:szCs w:val="24"/>
              </w:rPr>
              <w:t>10]</w:t>
            </w:r>
          </w:p>
        </w:tc>
        <w:tc>
          <w:tcPr>
            <w:tcW w:w="705" w:type="dxa"/>
            <w:tcBorders>
              <w:top w:val="single" w:sz="4" w:space="0" w:color="auto"/>
              <w:left w:val="single" w:sz="4" w:space="0" w:color="auto"/>
              <w:bottom w:val="single" w:sz="4" w:space="0" w:color="auto"/>
              <w:right w:val="single" w:sz="4" w:space="0" w:color="auto"/>
            </w:tcBorders>
          </w:tcPr>
          <w:p w14:paraId="26AF1AC8" w14:textId="0E86A6F5" w:rsidR="00D47D99" w:rsidRPr="00EB3605" w:rsidRDefault="380C59BA" w:rsidP="00EB3605">
            <w:pPr>
              <w:spacing w:after="0"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20</w:t>
            </w:r>
          </w:p>
        </w:tc>
      </w:tr>
      <w:tr w:rsidR="00424C9B" w:rsidRPr="00EB3605" w14:paraId="45524C6B" w14:textId="77777777" w:rsidTr="005509EC">
        <w:tc>
          <w:tcPr>
            <w:tcW w:w="2102" w:type="dxa"/>
            <w:tcBorders>
              <w:top w:val="single" w:sz="4" w:space="0" w:color="auto"/>
              <w:left w:val="single" w:sz="4" w:space="0" w:color="auto"/>
              <w:bottom w:val="single" w:sz="4" w:space="0" w:color="auto"/>
              <w:right w:val="single" w:sz="4" w:space="0" w:color="auto"/>
            </w:tcBorders>
          </w:tcPr>
          <w:p w14:paraId="0EFA5994" w14:textId="0E840C81" w:rsidR="00424C9B" w:rsidRPr="4D05434A" w:rsidRDefault="00424C9B" w:rsidP="00EB3605">
            <w:pPr>
              <w:spacing w:after="0" w:line="360" w:lineRule="auto"/>
              <w:rPr>
                <w:rFonts w:ascii="Times New Roman" w:eastAsia="Times New Roman" w:hAnsi="Times New Roman" w:cs="Times New Roman"/>
                <w:sz w:val="24"/>
                <w:szCs w:val="24"/>
              </w:rPr>
            </w:pPr>
            <w:r>
              <w:t>Figure 2.5.2.2</w:t>
            </w:r>
          </w:p>
        </w:tc>
        <w:tc>
          <w:tcPr>
            <w:tcW w:w="5499" w:type="dxa"/>
            <w:tcBorders>
              <w:top w:val="single" w:sz="4" w:space="0" w:color="auto"/>
              <w:left w:val="single" w:sz="4" w:space="0" w:color="auto"/>
              <w:bottom w:val="single" w:sz="4" w:space="0" w:color="auto"/>
              <w:right w:val="single" w:sz="4" w:space="0" w:color="auto"/>
            </w:tcBorders>
          </w:tcPr>
          <w:p w14:paraId="354B435B" w14:textId="4831BD1C" w:rsidR="00424C9B" w:rsidRPr="00B26C35" w:rsidRDefault="00424C9B" w:rsidP="00424C9B">
            <w:pPr>
              <w:spacing w:line="360" w:lineRule="auto"/>
              <w:rPr>
                <w:rFonts w:ascii="Times New Roman" w:hAnsi="Times New Roman" w:cs="Times New Roman"/>
                <w:sz w:val="24"/>
                <w:szCs w:val="24"/>
              </w:rPr>
            </w:pPr>
            <w:r w:rsidRPr="00B26C35">
              <w:rPr>
                <w:rFonts w:ascii="Times New Roman" w:hAnsi="Times New Roman" w:cs="Times New Roman"/>
                <w:sz w:val="24"/>
                <w:szCs w:val="24"/>
              </w:rPr>
              <w:t>Classification Results of Distance Transform (DT) features Using K-d Tree</w:t>
            </w:r>
            <w:r w:rsidR="00125218">
              <w:rPr>
                <w:rFonts w:ascii="Times New Roman" w:hAnsi="Times New Roman" w:cs="Times New Roman"/>
                <w:sz w:val="24"/>
                <w:szCs w:val="24"/>
              </w:rPr>
              <w:t xml:space="preserve"> [10]</w:t>
            </w:r>
          </w:p>
        </w:tc>
        <w:tc>
          <w:tcPr>
            <w:tcW w:w="705" w:type="dxa"/>
            <w:tcBorders>
              <w:top w:val="single" w:sz="4" w:space="0" w:color="auto"/>
              <w:left w:val="single" w:sz="4" w:space="0" w:color="auto"/>
              <w:bottom w:val="single" w:sz="4" w:space="0" w:color="auto"/>
              <w:right w:val="single" w:sz="4" w:space="0" w:color="auto"/>
            </w:tcBorders>
          </w:tcPr>
          <w:p w14:paraId="2363C391" w14:textId="06859A1C" w:rsidR="00424C9B" w:rsidRPr="00EB3605" w:rsidRDefault="63E745C2" w:rsidP="00EB3605">
            <w:pPr>
              <w:spacing w:after="0"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20</w:t>
            </w:r>
          </w:p>
        </w:tc>
      </w:tr>
      <w:tr w:rsidR="005509EC" w:rsidRPr="00EB3605" w14:paraId="29AACA7A" w14:textId="77777777" w:rsidTr="005509EC">
        <w:tc>
          <w:tcPr>
            <w:tcW w:w="2102" w:type="dxa"/>
            <w:tcBorders>
              <w:top w:val="single" w:sz="4" w:space="0" w:color="auto"/>
              <w:left w:val="single" w:sz="4" w:space="0" w:color="auto"/>
              <w:bottom w:val="single" w:sz="4" w:space="0" w:color="auto"/>
              <w:right w:val="single" w:sz="4" w:space="0" w:color="auto"/>
            </w:tcBorders>
          </w:tcPr>
          <w:p w14:paraId="7AA76DF3" w14:textId="2B178DC5" w:rsidR="005509EC" w:rsidRDefault="005509EC" w:rsidP="00EB3605">
            <w:pPr>
              <w:spacing w:after="0" w:line="360" w:lineRule="auto"/>
            </w:pPr>
            <w:r>
              <w:lastRenderedPageBreak/>
              <w:t>Figure 2.6</w:t>
            </w:r>
          </w:p>
        </w:tc>
        <w:tc>
          <w:tcPr>
            <w:tcW w:w="5499" w:type="dxa"/>
            <w:tcBorders>
              <w:top w:val="single" w:sz="4" w:space="0" w:color="auto"/>
              <w:left w:val="single" w:sz="4" w:space="0" w:color="auto"/>
              <w:bottom w:val="single" w:sz="4" w:space="0" w:color="auto"/>
              <w:right w:val="single" w:sz="4" w:space="0" w:color="auto"/>
            </w:tcBorders>
          </w:tcPr>
          <w:p w14:paraId="0431E9EF" w14:textId="63664FA2" w:rsidR="005509EC" w:rsidRPr="00DE7B40" w:rsidRDefault="00DE7B40" w:rsidP="00424C9B">
            <w:pPr>
              <w:spacing w:line="360" w:lineRule="auto"/>
              <w:rPr>
                <w:rFonts w:ascii="Aptos" w:eastAsia="Aptos" w:hAnsi="Aptos" w:cs="Aptos"/>
                <w:sz w:val="24"/>
                <w:szCs w:val="24"/>
              </w:rPr>
            </w:pPr>
            <w:r>
              <w:rPr>
                <w:rFonts w:ascii="Aptos" w:eastAsia="Aptos" w:hAnsi="Aptos" w:cs="Aptos"/>
                <w:sz w:val="24"/>
                <w:szCs w:val="24"/>
              </w:rPr>
              <w:t>Comparison of 3 techniques</w:t>
            </w:r>
          </w:p>
        </w:tc>
        <w:tc>
          <w:tcPr>
            <w:tcW w:w="705" w:type="dxa"/>
            <w:tcBorders>
              <w:top w:val="single" w:sz="4" w:space="0" w:color="auto"/>
              <w:left w:val="single" w:sz="4" w:space="0" w:color="auto"/>
              <w:bottom w:val="single" w:sz="4" w:space="0" w:color="auto"/>
              <w:right w:val="single" w:sz="4" w:space="0" w:color="auto"/>
            </w:tcBorders>
          </w:tcPr>
          <w:p w14:paraId="09E8239C" w14:textId="7F20528E" w:rsidR="005509EC" w:rsidRPr="54185804" w:rsidRDefault="00DE7B40" w:rsidP="00EB3605">
            <w:pPr>
              <w:spacing w:after="0" w:line="360" w:lineRule="auto"/>
              <w:rPr>
                <w:rFonts w:ascii="Times New Roman" w:eastAsia="Times New Roman" w:hAnsi="Times New Roman" w:cs="Times New Roman"/>
                <w:sz w:val="24"/>
                <w:szCs w:val="24"/>
                <w:lang w:val="en-GB" w:eastAsia="en-US" w:bidi="en-US"/>
              </w:rPr>
            </w:pPr>
            <w:r>
              <w:rPr>
                <w:rFonts w:ascii="Times New Roman" w:eastAsia="Times New Roman" w:hAnsi="Times New Roman" w:cs="Times New Roman"/>
                <w:sz w:val="24"/>
                <w:szCs w:val="24"/>
                <w:lang w:val="en-GB" w:eastAsia="en-US" w:bidi="en-US"/>
              </w:rPr>
              <w:t>21</w:t>
            </w:r>
          </w:p>
        </w:tc>
      </w:tr>
      <w:tr w:rsidR="00682543" w:rsidRPr="00EB3605" w14:paraId="425181EC" w14:textId="77777777" w:rsidTr="005509EC">
        <w:tc>
          <w:tcPr>
            <w:tcW w:w="2102" w:type="dxa"/>
            <w:tcBorders>
              <w:top w:val="single" w:sz="4" w:space="0" w:color="auto"/>
              <w:left w:val="single" w:sz="4" w:space="0" w:color="auto"/>
              <w:bottom w:val="single" w:sz="4" w:space="0" w:color="auto"/>
              <w:right w:val="single" w:sz="4" w:space="0" w:color="auto"/>
            </w:tcBorders>
          </w:tcPr>
          <w:p w14:paraId="75CDB010" w14:textId="3A5E7472" w:rsidR="00682543" w:rsidRPr="4D05434A" w:rsidRDefault="00682543"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3.1.1</w:t>
            </w:r>
          </w:p>
        </w:tc>
        <w:tc>
          <w:tcPr>
            <w:tcW w:w="5499" w:type="dxa"/>
            <w:tcBorders>
              <w:top w:val="single" w:sz="4" w:space="0" w:color="auto"/>
              <w:left w:val="single" w:sz="4" w:space="0" w:color="auto"/>
              <w:bottom w:val="single" w:sz="4" w:space="0" w:color="auto"/>
              <w:right w:val="single" w:sz="4" w:space="0" w:color="auto"/>
            </w:tcBorders>
          </w:tcPr>
          <w:p w14:paraId="6EE85CFB" w14:textId="48D6DA0F" w:rsidR="00682543" w:rsidRPr="4D05434A" w:rsidRDefault="00682543" w:rsidP="00682543">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 of the Proposed Method</w:t>
            </w:r>
          </w:p>
        </w:tc>
        <w:tc>
          <w:tcPr>
            <w:tcW w:w="705" w:type="dxa"/>
            <w:tcBorders>
              <w:top w:val="single" w:sz="4" w:space="0" w:color="auto"/>
              <w:left w:val="single" w:sz="4" w:space="0" w:color="auto"/>
              <w:bottom w:val="single" w:sz="4" w:space="0" w:color="auto"/>
              <w:right w:val="single" w:sz="4" w:space="0" w:color="auto"/>
            </w:tcBorders>
          </w:tcPr>
          <w:p w14:paraId="6343FD19" w14:textId="06DB3C82" w:rsidR="00682543" w:rsidRPr="00EB3605" w:rsidRDefault="2A2DDE34" w:rsidP="00EB3605">
            <w:pPr>
              <w:spacing w:after="0"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2</w:t>
            </w:r>
            <w:r w:rsidR="000D0029">
              <w:rPr>
                <w:rFonts w:ascii="Times New Roman" w:eastAsia="Times New Roman" w:hAnsi="Times New Roman" w:cs="Times New Roman"/>
                <w:sz w:val="24"/>
                <w:szCs w:val="24"/>
                <w:lang w:val="en-GB" w:eastAsia="en-US" w:bidi="en-US"/>
              </w:rPr>
              <w:t>2</w:t>
            </w:r>
          </w:p>
        </w:tc>
      </w:tr>
      <w:tr w:rsidR="00682543" w:rsidRPr="00EB3605" w14:paraId="29061906" w14:textId="77777777" w:rsidTr="005509EC">
        <w:tc>
          <w:tcPr>
            <w:tcW w:w="2102" w:type="dxa"/>
            <w:tcBorders>
              <w:top w:val="single" w:sz="4" w:space="0" w:color="auto"/>
              <w:left w:val="single" w:sz="4" w:space="0" w:color="auto"/>
              <w:bottom w:val="single" w:sz="4" w:space="0" w:color="auto"/>
              <w:right w:val="single" w:sz="4" w:space="0" w:color="auto"/>
            </w:tcBorders>
          </w:tcPr>
          <w:p w14:paraId="03DC41A7" w14:textId="5244270D" w:rsidR="00682543" w:rsidRDefault="00682543"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3.2.1</w:t>
            </w:r>
          </w:p>
        </w:tc>
        <w:tc>
          <w:tcPr>
            <w:tcW w:w="5499" w:type="dxa"/>
            <w:tcBorders>
              <w:top w:val="single" w:sz="4" w:space="0" w:color="auto"/>
              <w:left w:val="single" w:sz="4" w:space="0" w:color="auto"/>
              <w:bottom w:val="single" w:sz="4" w:space="0" w:color="auto"/>
              <w:right w:val="single" w:sz="4" w:space="0" w:color="auto"/>
            </w:tcBorders>
          </w:tcPr>
          <w:p w14:paraId="33CF5FFC" w14:textId="19C0DF14" w:rsidR="00682543" w:rsidRDefault="44E35016" w:rsidP="00682543">
            <w:pPr>
              <w:spacing w:line="276" w:lineRule="auto"/>
              <w:jc w:val="both"/>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 xml:space="preserve">Block Diagram of the </w:t>
            </w:r>
            <w:r w:rsidR="7B937F6A" w:rsidRPr="2E4280F7">
              <w:rPr>
                <w:rFonts w:ascii="Times New Roman" w:eastAsia="Times New Roman" w:hAnsi="Times New Roman" w:cs="Times New Roman"/>
                <w:sz w:val="24"/>
                <w:szCs w:val="24"/>
              </w:rPr>
              <w:t>Proposed</w:t>
            </w:r>
            <w:r w:rsidRPr="2E4280F7">
              <w:rPr>
                <w:rFonts w:ascii="Times New Roman" w:eastAsia="Times New Roman" w:hAnsi="Times New Roman" w:cs="Times New Roman"/>
                <w:sz w:val="24"/>
                <w:szCs w:val="24"/>
              </w:rPr>
              <w:t xml:space="preserve"> Method</w:t>
            </w:r>
          </w:p>
        </w:tc>
        <w:tc>
          <w:tcPr>
            <w:tcW w:w="705" w:type="dxa"/>
            <w:tcBorders>
              <w:top w:val="single" w:sz="4" w:space="0" w:color="auto"/>
              <w:left w:val="single" w:sz="4" w:space="0" w:color="auto"/>
              <w:bottom w:val="single" w:sz="4" w:space="0" w:color="auto"/>
              <w:right w:val="single" w:sz="4" w:space="0" w:color="auto"/>
            </w:tcBorders>
          </w:tcPr>
          <w:p w14:paraId="35A228DB" w14:textId="17235778" w:rsidR="00682543" w:rsidRPr="00EB3605" w:rsidRDefault="447EBD46" w:rsidP="00EB3605">
            <w:pPr>
              <w:spacing w:after="0"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2</w:t>
            </w:r>
            <w:r w:rsidR="00AC1D46">
              <w:rPr>
                <w:rFonts w:ascii="Times New Roman" w:eastAsia="Times New Roman" w:hAnsi="Times New Roman" w:cs="Times New Roman"/>
                <w:sz w:val="24"/>
                <w:szCs w:val="24"/>
                <w:lang w:val="en-GB" w:eastAsia="en-US" w:bidi="en-US"/>
              </w:rPr>
              <w:t>4</w:t>
            </w:r>
          </w:p>
        </w:tc>
      </w:tr>
      <w:tr w:rsidR="00B26C35" w:rsidRPr="00EB3605" w14:paraId="1BE65790" w14:textId="77777777" w:rsidTr="005509EC">
        <w:tc>
          <w:tcPr>
            <w:tcW w:w="2102" w:type="dxa"/>
            <w:tcBorders>
              <w:top w:val="single" w:sz="4" w:space="0" w:color="auto"/>
              <w:left w:val="single" w:sz="4" w:space="0" w:color="auto"/>
              <w:bottom w:val="single" w:sz="4" w:space="0" w:color="auto"/>
              <w:right w:val="single" w:sz="4" w:space="0" w:color="auto"/>
            </w:tcBorders>
          </w:tcPr>
          <w:p w14:paraId="57C98299" w14:textId="30D05551" w:rsidR="00B26C35" w:rsidRDefault="0036E642" w:rsidP="00EB3605">
            <w:pPr>
              <w:spacing w:after="0" w:line="360" w:lineRule="auto"/>
              <w:rPr>
                <w:rFonts w:ascii="Times New Roman" w:eastAsia="Times New Roman" w:hAnsi="Times New Roman" w:cs="Times New Roman"/>
                <w:sz w:val="24"/>
                <w:szCs w:val="24"/>
              </w:rPr>
            </w:pPr>
            <w:r w:rsidRPr="54185804">
              <w:rPr>
                <w:rFonts w:ascii="Times New Roman" w:eastAsia="Times New Roman" w:hAnsi="Times New Roman" w:cs="Times New Roman"/>
                <w:sz w:val="24"/>
                <w:szCs w:val="24"/>
              </w:rPr>
              <w:t>Figure 3.</w:t>
            </w:r>
            <w:r w:rsidR="154C9C67" w:rsidRPr="54185804">
              <w:rPr>
                <w:rFonts w:ascii="Times New Roman" w:eastAsia="Times New Roman" w:hAnsi="Times New Roman" w:cs="Times New Roman"/>
                <w:sz w:val="24"/>
                <w:szCs w:val="24"/>
              </w:rPr>
              <w:t>2.10</w:t>
            </w:r>
          </w:p>
        </w:tc>
        <w:tc>
          <w:tcPr>
            <w:tcW w:w="5499" w:type="dxa"/>
            <w:tcBorders>
              <w:top w:val="single" w:sz="4" w:space="0" w:color="auto"/>
              <w:left w:val="single" w:sz="4" w:space="0" w:color="auto"/>
              <w:bottom w:val="single" w:sz="4" w:space="0" w:color="auto"/>
              <w:right w:val="single" w:sz="4" w:space="0" w:color="auto"/>
            </w:tcBorders>
          </w:tcPr>
          <w:p w14:paraId="68A3FCB3" w14:textId="096837CE" w:rsidR="00B26C35" w:rsidRDefault="00B26C35" w:rsidP="00682543">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CNN Model Architecture</w:t>
            </w:r>
          </w:p>
        </w:tc>
        <w:tc>
          <w:tcPr>
            <w:tcW w:w="705" w:type="dxa"/>
            <w:tcBorders>
              <w:top w:val="single" w:sz="4" w:space="0" w:color="auto"/>
              <w:left w:val="single" w:sz="4" w:space="0" w:color="auto"/>
              <w:bottom w:val="single" w:sz="4" w:space="0" w:color="auto"/>
              <w:right w:val="single" w:sz="4" w:space="0" w:color="auto"/>
            </w:tcBorders>
          </w:tcPr>
          <w:p w14:paraId="7622460D" w14:textId="529D6EF0" w:rsidR="00B26C35" w:rsidRPr="00EB3605" w:rsidRDefault="3F6D2862" w:rsidP="00EB3605">
            <w:pPr>
              <w:spacing w:after="0"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2</w:t>
            </w:r>
            <w:r w:rsidR="00AC1D46">
              <w:rPr>
                <w:rFonts w:ascii="Times New Roman" w:eastAsia="Times New Roman" w:hAnsi="Times New Roman" w:cs="Times New Roman"/>
                <w:sz w:val="24"/>
                <w:szCs w:val="24"/>
                <w:lang w:val="en-GB" w:eastAsia="en-US" w:bidi="en-US"/>
              </w:rPr>
              <w:t>6</w:t>
            </w:r>
          </w:p>
        </w:tc>
      </w:tr>
      <w:tr w:rsidR="002D36F8" w:rsidRPr="00EB3605" w14:paraId="71B63E0A" w14:textId="77777777" w:rsidTr="005509EC">
        <w:tc>
          <w:tcPr>
            <w:tcW w:w="2102" w:type="dxa"/>
            <w:tcBorders>
              <w:top w:val="single" w:sz="4" w:space="0" w:color="auto"/>
              <w:left w:val="single" w:sz="4" w:space="0" w:color="auto"/>
              <w:bottom w:val="single" w:sz="4" w:space="0" w:color="auto"/>
              <w:right w:val="single" w:sz="4" w:space="0" w:color="auto"/>
            </w:tcBorders>
          </w:tcPr>
          <w:p w14:paraId="04DD25AF" w14:textId="03C5E099" w:rsidR="002D36F8" w:rsidRPr="002D36F8" w:rsidRDefault="002D36F8" w:rsidP="002D36F8">
            <w:pPr>
              <w:spacing w:line="36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Figure 3.2.11 </w:t>
            </w:r>
          </w:p>
        </w:tc>
        <w:tc>
          <w:tcPr>
            <w:tcW w:w="5499" w:type="dxa"/>
            <w:tcBorders>
              <w:top w:val="single" w:sz="4" w:space="0" w:color="auto"/>
              <w:left w:val="single" w:sz="4" w:space="0" w:color="auto"/>
              <w:bottom w:val="single" w:sz="4" w:space="0" w:color="auto"/>
              <w:right w:val="single" w:sz="4" w:space="0" w:color="auto"/>
            </w:tcBorders>
          </w:tcPr>
          <w:p w14:paraId="32FB6A6A" w14:textId="03454070" w:rsidR="002D36F8" w:rsidRDefault="002D36F8" w:rsidP="00682543">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Multiclass Cross Entropy Loss</w:t>
            </w:r>
          </w:p>
        </w:tc>
        <w:tc>
          <w:tcPr>
            <w:tcW w:w="705" w:type="dxa"/>
            <w:tcBorders>
              <w:top w:val="single" w:sz="4" w:space="0" w:color="auto"/>
              <w:left w:val="single" w:sz="4" w:space="0" w:color="auto"/>
              <w:bottom w:val="single" w:sz="4" w:space="0" w:color="auto"/>
              <w:right w:val="single" w:sz="4" w:space="0" w:color="auto"/>
            </w:tcBorders>
          </w:tcPr>
          <w:p w14:paraId="722E350E" w14:textId="77CB5485" w:rsidR="002D36F8" w:rsidRPr="54185804" w:rsidRDefault="002D36F8" w:rsidP="00EB3605">
            <w:pPr>
              <w:spacing w:after="0" w:line="360" w:lineRule="auto"/>
              <w:rPr>
                <w:rFonts w:ascii="Times New Roman" w:eastAsia="Times New Roman" w:hAnsi="Times New Roman" w:cs="Times New Roman"/>
                <w:sz w:val="24"/>
                <w:szCs w:val="24"/>
                <w:lang w:val="en-GB" w:eastAsia="en-US" w:bidi="en-US"/>
              </w:rPr>
            </w:pPr>
            <w:r>
              <w:rPr>
                <w:rFonts w:ascii="Times New Roman" w:eastAsia="Times New Roman" w:hAnsi="Times New Roman" w:cs="Times New Roman"/>
                <w:sz w:val="24"/>
                <w:szCs w:val="24"/>
                <w:lang w:val="en-GB" w:eastAsia="en-US" w:bidi="en-US"/>
              </w:rPr>
              <w:t>27</w:t>
            </w:r>
          </w:p>
        </w:tc>
      </w:tr>
      <w:tr w:rsidR="2E4280F7" w14:paraId="4DFD8D86" w14:textId="77777777" w:rsidTr="00CB506A">
        <w:trPr>
          <w:trHeight w:val="395"/>
        </w:trPr>
        <w:tc>
          <w:tcPr>
            <w:tcW w:w="2102" w:type="dxa"/>
            <w:tcBorders>
              <w:top w:val="single" w:sz="4" w:space="0" w:color="auto"/>
              <w:left w:val="single" w:sz="4" w:space="0" w:color="auto"/>
              <w:bottom w:val="single" w:sz="4" w:space="0" w:color="auto"/>
              <w:right w:val="single" w:sz="4" w:space="0" w:color="auto"/>
            </w:tcBorders>
          </w:tcPr>
          <w:p w14:paraId="751848E8" w14:textId="1D1403C9" w:rsidR="2E4280F7" w:rsidRDefault="4BBBFD7D" w:rsidP="2E4280F7">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Figure 3.2.1</w:t>
            </w:r>
            <w:r w:rsidR="00133AF6">
              <w:rPr>
                <w:rFonts w:ascii="Times New Roman" w:eastAsia="Times New Roman" w:hAnsi="Times New Roman" w:cs="Times New Roman"/>
                <w:sz w:val="24"/>
                <w:szCs w:val="24"/>
              </w:rPr>
              <w:t>3</w:t>
            </w:r>
            <w:r w:rsidRPr="2E4280F7">
              <w:rPr>
                <w:rFonts w:ascii="Times New Roman" w:eastAsia="Times New Roman" w:hAnsi="Times New Roman" w:cs="Times New Roman"/>
                <w:sz w:val="24"/>
                <w:szCs w:val="24"/>
              </w:rPr>
              <w:t>.2</w:t>
            </w:r>
          </w:p>
        </w:tc>
        <w:tc>
          <w:tcPr>
            <w:tcW w:w="5499" w:type="dxa"/>
            <w:tcBorders>
              <w:top w:val="single" w:sz="4" w:space="0" w:color="auto"/>
              <w:left w:val="single" w:sz="4" w:space="0" w:color="auto"/>
              <w:bottom w:val="single" w:sz="4" w:space="0" w:color="auto"/>
              <w:right w:val="single" w:sz="4" w:space="0" w:color="auto"/>
            </w:tcBorders>
          </w:tcPr>
          <w:p w14:paraId="18DB9BFB" w14:textId="4B32EE4B" w:rsidR="4BBBFD7D" w:rsidRDefault="4BBBFD7D" w:rsidP="2E4280F7">
            <w:pPr>
              <w:spacing w:line="276" w:lineRule="auto"/>
              <w:jc w:val="both"/>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A convergence plot of Bayesian optimization</w:t>
            </w:r>
          </w:p>
        </w:tc>
        <w:tc>
          <w:tcPr>
            <w:tcW w:w="705" w:type="dxa"/>
            <w:tcBorders>
              <w:top w:val="single" w:sz="4" w:space="0" w:color="auto"/>
              <w:left w:val="single" w:sz="4" w:space="0" w:color="auto"/>
              <w:bottom w:val="single" w:sz="4" w:space="0" w:color="auto"/>
              <w:right w:val="single" w:sz="4" w:space="0" w:color="auto"/>
            </w:tcBorders>
          </w:tcPr>
          <w:p w14:paraId="032858DE" w14:textId="569998CB" w:rsidR="2E4280F7" w:rsidRDefault="00FF0E2E" w:rsidP="2E4280F7">
            <w:pPr>
              <w:spacing w:line="360" w:lineRule="auto"/>
              <w:rPr>
                <w:rFonts w:ascii="Times New Roman" w:eastAsia="Times New Roman" w:hAnsi="Times New Roman" w:cs="Times New Roman"/>
                <w:sz w:val="24"/>
                <w:szCs w:val="24"/>
                <w:lang w:val="en-GB" w:eastAsia="en-US" w:bidi="en-US"/>
              </w:rPr>
            </w:pPr>
            <w:r>
              <w:rPr>
                <w:rFonts w:ascii="Times New Roman" w:eastAsia="Times New Roman" w:hAnsi="Times New Roman" w:cs="Times New Roman"/>
                <w:sz w:val="24"/>
                <w:szCs w:val="24"/>
                <w:lang w:val="en-GB" w:eastAsia="en-US" w:bidi="en-US"/>
              </w:rPr>
              <w:t>28</w:t>
            </w:r>
          </w:p>
        </w:tc>
      </w:tr>
      <w:tr w:rsidR="2E4280F7" w14:paraId="06D21012" w14:textId="77777777" w:rsidTr="54185804">
        <w:trPr>
          <w:trHeight w:val="300"/>
        </w:trPr>
        <w:tc>
          <w:tcPr>
            <w:tcW w:w="2102" w:type="dxa"/>
            <w:tcBorders>
              <w:top w:val="single" w:sz="4" w:space="0" w:color="auto"/>
              <w:left w:val="single" w:sz="4" w:space="0" w:color="auto"/>
              <w:bottom w:val="single" w:sz="4" w:space="0" w:color="auto"/>
              <w:right w:val="single" w:sz="4" w:space="0" w:color="auto"/>
            </w:tcBorders>
          </w:tcPr>
          <w:p w14:paraId="3369CA71" w14:textId="12476BAF" w:rsidR="1B036DE7" w:rsidRDefault="1B036DE7" w:rsidP="2E4280F7">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Figure 3.2.1</w:t>
            </w:r>
            <w:r w:rsidR="00133AF6">
              <w:rPr>
                <w:rFonts w:ascii="Times New Roman" w:eastAsia="Times New Roman" w:hAnsi="Times New Roman" w:cs="Times New Roman"/>
                <w:sz w:val="24"/>
                <w:szCs w:val="24"/>
              </w:rPr>
              <w:t>3</w:t>
            </w:r>
            <w:r w:rsidRPr="2E4280F7">
              <w:rPr>
                <w:rFonts w:ascii="Times New Roman" w:eastAsia="Times New Roman" w:hAnsi="Times New Roman" w:cs="Times New Roman"/>
                <w:sz w:val="24"/>
                <w:szCs w:val="24"/>
              </w:rPr>
              <w:t>.3</w:t>
            </w:r>
          </w:p>
        </w:tc>
        <w:tc>
          <w:tcPr>
            <w:tcW w:w="5499" w:type="dxa"/>
            <w:tcBorders>
              <w:top w:val="single" w:sz="4" w:space="0" w:color="auto"/>
              <w:left w:val="single" w:sz="4" w:space="0" w:color="auto"/>
              <w:bottom w:val="single" w:sz="4" w:space="0" w:color="auto"/>
              <w:right w:val="single" w:sz="4" w:space="0" w:color="auto"/>
            </w:tcBorders>
          </w:tcPr>
          <w:p w14:paraId="234A6D50" w14:textId="1BDA1D52" w:rsidR="1B036DE7" w:rsidRDefault="1B036DE7" w:rsidP="2E4280F7">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A table view of loss and accuracy by using Bayesian optimization</w:t>
            </w:r>
          </w:p>
        </w:tc>
        <w:tc>
          <w:tcPr>
            <w:tcW w:w="705" w:type="dxa"/>
            <w:tcBorders>
              <w:top w:val="single" w:sz="4" w:space="0" w:color="auto"/>
              <w:left w:val="single" w:sz="4" w:space="0" w:color="auto"/>
              <w:bottom w:val="single" w:sz="4" w:space="0" w:color="auto"/>
              <w:right w:val="single" w:sz="4" w:space="0" w:color="auto"/>
            </w:tcBorders>
          </w:tcPr>
          <w:p w14:paraId="7B5B4589" w14:textId="47FC4C74" w:rsidR="2E4280F7" w:rsidRDefault="00FF0E2E" w:rsidP="2E4280F7">
            <w:pPr>
              <w:spacing w:line="360" w:lineRule="auto"/>
              <w:rPr>
                <w:rFonts w:ascii="Times New Roman" w:eastAsia="Times New Roman" w:hAnsi="Times New Roman" w:cs="Times New Roman"/>
                <w:sz w:val="24"/>
                <w:szCs w:val="24"/>
                <w:lang w:val="en-GB" w:eastAsia="en-US" w:bidi="en-US"/>
              </w:rPr>
            </w:pPr>
            <w:r>
              <w:rPr>
                <w:rFonts w:ascii="Times New Roman" w:eastAsia="Times New Roman" w:hAnsi="Times New Roman" w:cs="Times New Roman"/>
                <w:sz w:val="24"/>
                <w:szCs w:val="24"/>
                <w:lang w:val="en-GB" w:eastAsia="en-US" w:bidi="en-US"/>
              </w:rPr>
              <w:t>29</w:t>
            </w:r>
          </w:p>
        </w:tc>
      </w:tr>
      <w:tr w:rsidR="2E4280F7" w14:paraId="3F73B25B" w14:textId="77777777" w:rsidTr="54185804">
        <w:trPr>
          <w:trHeight w:val="300"/>
        </w:trPr>
        <w:tc>
          <w:tcPr>
            <w:tcW w:w="2102" w:type="dxa"/>
            <w:tcBorders>
              <w:top w:val="single" w:sz="4" w:space="0" w:color="auto"/>
              <w:left w:val="single" w:sz="4" w:space="0" w:color="auto"/>
              <w:bottom w:val="single" w:sz="4" w:space="0" w:color="auto"/>
              <w:right w:val="single" w:sz="4" w:space="0" w:color="auto"/>
            </w:tcBorders>
          </w:tcPr>
          <w:p w14:paraId="32EE6D01" w14:textId="2C5293C7" w:rsidR="3F3096EE" w:rsidRDefault="3F3096EE" w:rsidP="2E4280F7">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Figure 3.2.1</w:t>
            </w:r>
            <w:r w:rsidR="00133AF6">
              <w:rPr>
                <w:rFonts w:ascii="Times New Roman" w:eastAsia="Times New Roman" w:hAnsi="Times New Roman" w:cs="Times New Roman"/>
                <w:sz w:val="24"/>
                <w:szCs w:val="24"/>
              </w:rPr>
              <w:t>4</w:t>
            </w:r>
            <w:r w:rsidRPr="2E4280F7">
              <w:rPr>
                <w:rFonts w:ascii="Times New Roman" w:eastAsia="Times New Roman" w:hAnsi="Times New Roman" w:cs="Times New Roman"/>
                <w:sz w:val="24"/>
                <w:szCs w:val="24"/>
              </w:rPr>
              <w:t>.1</w:t>
            </w:r>
          </w:p>
        </w:tc>
        <w:tc>
          <w:tcPr>
            <w:tcW w:w="5499" w:type="dxa"/>
            <w:tcBorders>
              <w:top w:val="single" w:sz="4" w:space="0" w:color="auto"/>
              <w:left w:val="single" w:sz="4" w:space="0" w:color="auto"/>
              <w:bottom w:val="single" w:sz="4" w:space="0" w:color="auto"/>
              <w:right w:val="single" w:sz="4" w:space="0" w:color="auto"/>
            </w:tcBorders>
          </w:tcPr>
          <w:p w14:paraId="40ECC14E" w14:textId="76098E4C" w:rsidR="3F3096EE" w:rsidRDefault="3F3096EE" w:rsidP="2E4280F7">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Overview of evaluation between different models based on different dataset</w:t>
            </w:r>
          </w:p>
        </w:tc>
        <w:tc>
          <w:tcPr>
            <w:tcW w:w="705" w:type="dxa"/>
            <w:tcBorders>
              <w:top w:val="single" w:sz="4" w:space="0" w:color="auto"/>
              <w:left w:val="single" w:sz="4" w:space="0" w:color="auto"/>
              <w:bottom w:val="single" w:sz="4" w:space="0" w:color="auto"/>
              <w:right w:val="single" w:sz="4" w:space="0" w:color="auto"/>
            </w:tcBorders>
          </w:tcPr>
          <w:p w14:paraId="021F0DDE" w14:textId="64ED4537" w:rsidR="2E4280F7" w:rsidRDefault="16705605" w:rsidP="2E4280F7">
            <w:pPr>
              <w:spacing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3</w:t>
            </w:r>
            <w:r w:rsidR="00CA2DE2">
              <w:rPr>
                <w:rFonts w:ascii="Times New Roman" w:eastAsia="Times New Roman" w:hAnsi="Times New Roman" w:cs="Times New Roman"/>
                <w:sz w:val="24"/>
                <w:szCs w:val="24"/>
                <w:lang w:val="en-GB" w:eastAsia="en-US" w:bidi="en-US"/>
              </w:rPr>
              <w:t>0</w:t>
            </w:r>
          </w:p>
        </w:tc>
      </w:tr>
      <w:tr w:rsidR="2E4280F7" w14:paraId="70DD29D4" w14:textId="77777777" w:rsidTr="54185804">
        <w:trPr>
          <w:trHeight w:val="300"/>
        </w:trPr>
        <w:tc>
          <w:tcPr>
            <w:tcW w:w="2102" w:type="dxa"/>
            <w:tcBorders>
              <w:top w:val="single" w:sz="4" w:space="0" w:color="auto"/>
              <w:left w:val="single" w:sz="4" w:space="0" w:color="auto"/>
              <w:bottom w:val="single" w:sz="4" w:space="0" w:color="auto"/>
              <w:right w:val="single" w:sz="4" w:space="0" w:color="auto"/>
            </w:tcBorders>
          </w:tcPr>
          <w:p w14:paraId="1750256C" w14:textId="7B0D73A1" w:rsidR="3F3096EE" w:rsidRDefault="3F3096EE" w:rsidP="2E4280F7">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Figure 3.2.1</w:t>
            </w:r>
            <w:r w:rsidR="00133AF6">
              <w:rPr>
                <w:rFonts w:ascii="Times New Roman" w:eastAsia="Times New Roman" w:hAnsi="Times New Roman" w:cs="Times New Roman"/>
                <w:sz w:val="24"/>
                <w:szCs w:val="24"/>
              </w:rPr>
              <w:t>4</w:t>
            </w:r>
            <w:r w:rsidRPr="2E4280F7">
              <w:rPr>
                <w:rFonts w:ascii="Times New Roman" w:eastAsia="Times New Roman" w:hAnsi="Times New Roman" w:cs="Times New Roman"/>
                <w:sz w:val="24"/>
                <w:szCs w:val="24"/>
              </w:rPr>
              <w:t>.2</w:t>
            </w:r>
          </w:p>
        </w:tc>
        <w:tc>
          <w:tcPr>
            <w:tcW w:w="5499" w:type="dxa"/>
            <w:tcBorders>
              <w:top w:val="single" w:sz="4" w:space="0" w:color="auto"/>
              <w:left w:val="single" w:sz="4" w:space="0" w:color="auto"/>
              <w:bottom w:val="single" w:sz="4" w:space="0" w:color="auto"/>
              <w:right w:val="single" w:sz="4" w:space="0" w:color="auto"/>
            </w:tcBorders>
          </w:tcPr>
          <w:p w14:paraId="77449B97" w14:textId="4BA506F7" w:rsidR="3F3096EE" w:rsidRDefault="3F3096EE" w:rsidP="2E4280F7">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Comparison table of processing time between different models</w:t>
            </w:r>
          </w:p>
        </w:tc>
        <w:tc>
          <w:tcPr>
            <w:tcW w:w="705" w:type="dxa"/>
            <w:tcBorders>
              <w:top w:val="single" w:sz="4" w:space="0" w:color="auto"/>
              <w:left w:val="single" w:sz="4" w:space="0" w:color="auto"/>
              <w:bottom w:val="single" w:sz="4" w:space="0" w:color="auto"/>
              <w:right w:val="single" w:sz="4" w:space="0" w:color="auto"/>
            </w:tcBorders>
          </w:tcPr>
          <w:p w14:paraId="002642B9" w14:textId="0ED55229" w:rsidR="2E4280F7" w:rsidRDefault="796B8592" w:rsidP="2E4280F7">
            <w:pPr>
              <w:spacing w:line="360" w:lineRule="auto"/>
              <w:rPr>
                <w:rFonts w:ascii="Times New Roman" w:eastAsia="Times New Roman" w:hAnsi="Times New Roman" w:cs="Times New Roman"/>
                <w:sz w:val="24"/>
                <w:szCs w:val="24"/>
                <w:lang w:val="en-GB" w:eastAsia="en-US" w:bidi="en-US"/>
              </w:rPr>
            </w:pPr>
            <w:r w:rsidRPr="54185804">
              <w:rPr>
                <w:rFonts w:ascii="Times New Roman" w:eastAsia="Times New Roman" w:hAnsi="Times New Roman" w:cs="Times New Roman"/>
                <w:sz w:val="24"/>
                <w:szCs w:val="24"/>
                <w:lang w:val="en-GB" w:eastAsia="en-US" w:bidi="en-US"/>
              </w:rPr>
              <w:t>3</w:t>
            </w:r>
            <w:r w:rsidR="00CA2DE2">
              <w:rPr>
                <w:rFonts w:ascii="Times New Roman" w:eastAsia="Times New Roman" w:hAnsi="Times New Roman" w:cs="Times New Roman"/>
                <w:sz w:val="24"/>
                <w:szCs w:val="24"/>
                <w:lang w:val="en-GB" w:eastAsia="en-US" w:bidi="en-US"/>
              </w:rPr>
              <w:t>0</w:t>
            </w:r>
          </w:p>
        </w:tc>
      </w:tr>
      <w:tr w:rsidR="00CB506A" w:rsidRPr="00EB3605" w14:paraId="7B0CEE44" w14:textId="77777777" w:rsidTr="00CB506A">
        <w:trPr>
          <w:trHeight w:val="683"/>
        </w:trPr>
        <w:tc>
          <w:tcPr>
            <w:tcW w:w="2102" w:type="dxa"/>
            <w:tcBorders>
              <w:top w:val="single" w:sz="4" w:space="0" w:color="auto"/>
              <w:left w:val="single" w:sz="4" w:space="0" w:color="auto"/>
              <w:bottom w:val="single" w:sz="4" w:space="0" w:color="auto"/>
              <w:right w:val="single" w:sz="4" w:space="0" w:color="auto"/>
            </w:tcBorders>
          </w:tcPr>
          <w:p w14:paraId="36481C6D" w14:textId="405960BD" w:rsidR="00CB506A" w:rsidRPr="00077CB6" w:rsidRDefault="00CB506A" w:rsidP="00CB506A">
            <w:pPr>
              <w:spacing w:line="360" w:lineRule="auto"/>
              <w:rPr>
                <w:rFonts w:ascii="Times New Roman" w:hAnsi="Times New Roman"/>
              </w:rPr>
            </w:pPr>
            <w:r>
              <w:rPr>
                <w:rFonts w:ascii="Times New Roman" w:hAnsi="Times New Roman"/>
              </w:rPr>
              <w:t xml:space="preserve">Figure 5.4.1 </w:t>
            </w:r>
          </w:p>
        </w:tc>
        <w:tc>
          <w:tcPr>
            <w:tcW w:w="5499" w:type="dxa"/>
            <w:tcBorders>
              <w:top w:val="single" w:sz="4" w:space="0" w:color="auto"/>
              <w:left w:val="single" w:sz="4" w:space="0" w:color="auto"/>
              <w:bottom w:val="single" w:sz="4" w:space="0" w:color="auto"/>
              <w:right w:val="single" w:sz="4" w:space="0" w:color="auto"/>
            </w:tcBorders>
          </w:tcPr>
          <w:p w14:paraId="0777494F" w14:textId="3FE0F965" w:rsidR="00CB506A" w:rsidRPr="00682543" w:rsidRDefault="00CB506A" w:rsidP="00CB506A">
            <w:pPr>
              <w:tabs>
                <w:tab w:val="left" w:pos="1396"/>
              </w:tabs>
              <w:spacing w:line="276" w:lineRule="auto"/>
              <w:jc w:val="both"/>
            </w:pPr>
            <w:r>
              <w:rPr>
                <w:rFonts w:ascii="Times New Roman" w:hAnsi="Times New Roman"/>
              </w:rPr>
              <w:t>Train Class Count Distribution</w:t>
            </w:r>
          </w:p>
        </w:tc>
        <w:tc>
          <w:tcPr>
            <w:tcW w:w="705" w:type="dxa"/>
            <w:tcBorders>
              <w:top w:val="single" w:sz="4" w:space="0" w:color="auto"/>
              <w:left w:val="single" w:sz="4" w:space="0" w:color="auto"/>
              <w:bottom w:val="single" w:sz="4" w:space="0" w:color="auto"/>
              <w:right w:val="single" w:sz="4" w:space="0" w:color="auto"/>
            </w:tcBorders>
          </w:tcPr>
          <w:p w14:paraId="064408A9" w14:textId="7F767BBC" w:rsidR="00CB506A" w:rsidRPr="00EB3605" w:rsidRDefault="00CA2DE2" w:rsidP="00CB506A">
            <w:pPr>
              <w:spacing w:after="0" w:line="360" w:lineRule="auto"/>
              <w:rPr>
                <w:rFonts w:ascii="Times New Roman" w:eastAsia="Times New Roman" w:hAnsi="Times New Roman" w:cs="Times New Roman"/>
                <w:sz w:val="24"/>
                <w:szCs w:val="24"/>
                <w:lang w:val="en-GB" w:eastAsia="en-US" w:bidi="en-US"/>
              </w:rPr>
            </w:pPr>
            <w:r>
              <w:rPr>
                <w:rFonts w:ascii="Times New Roman" w:eastAsia="Times New Roman" w:hAnsi="Times New Roman" w:cs="Times New Roman"/>
                <w:sz w:val="24"/>
                <w:szCs w:val="24"/>
                <w:lang w:val="en-GB" w:eastAsia="en-US" w:bidi="en-US"/>
              </w:rPr>
              <w:t>32</w:t>
            </w:r>
          </w:p>
        </w:tc>
      </w:tr>
      <w:tr w:rsidR="00CB506A" w:rsidRPr="00EB3605" w14:paraId="21A83254" w14:textId="77777777" w:rsidTr="005509EC">
        <w:tc>
          <w:tcPr>
            <w:tcW w:w="2102" w:type="dxa"/>
            <w:tcBorders>
              <w:top w:val="single" w:sz="4" w:space="0" w:color="auto"/>
              <w:left w:val="single" w:sz="4" w:space="0" w:color="auto"/>
              <w:bottom w:val="single" w:sz="4" w:space="0" w:color="auto"/>
              <w:right w:val="single" w:sz="4" w:space="0" w:color="auto"/>
            </w:tcBorders>
          </w:tcPr>
          <w:p w14:paraId="7FB214E9" w14:textId="34CC5D27" w:rsidR="00CB506A" w:rsidRPr="6FF35A28" w:rsidRDefault="00CB506A" w:rsidP="00CB506A">
            <w:pPr>
              <w:spacing w:after="0" w:line="360" w:lineRule="auto"/>
              <w:rPr>
                <w:rFonts w:ascii="Times New Roman" w:eastAsia="Times New Roman" w:hAnsi="Times New Roman" w:cs="Times New Roman"/>
                <w:sz w:val="24"/>
                <w:szCs w:val="24"/>
                <w:lang w:val="en-US"/>
              </w:rPr>
            </w:pPr>
            <w:r>
              <w:rPr>
                <w:rFonts w:ascii="Times New Roman" w:hAnsi="Times New Roman"/>
              </w:rPr>
              <w:t xml:space="preserve">Figure 5.4.2 </w:t>
            </w:r>
          </w:p>
        </w:tc>
        <w:tc>
          <w:tcPr>
            <w:tcW w:w="5499" w:type="dxa"/>
            <w:tcBorders>
              <w:top w:val="single" w:sz="4" w:space="0" w:color="auto"/>
              <w:left w:val="single" w:sz="4" w:space="0" w:color="auto"/>
              <w:bottom w:val="single" w:sz="4" w:space="0" w:color="auto"/>
              <w:right w:val="single" w:sz="4" w:space="0" w:color="auto"/>
            </w:tcBorders>
          </w:tcPr>
          <w:p w14:paraId="6DD9343D" w14:textId="1F1E6342" w:rsidR="00CB506A" w:rsidRPr="00682543" w:rsidRDefault="00CB506A" w:rsidP="00CB506A">
            <w:pPr>
              <w:tabs>
                <w:tab w:val="left" w:pos="1396"/>
              </w:tabs>
              <w:spacing w:line="276" w:lineRule="auto"/>
              <w:jc w:val="both"/>
              <w:rPr>
                <w:rFonts w:ascii="Times New Roman" w:eastAsia="Times New Roman" w:hAnsi="Times New Roman" w:cs="Times New Roman"/>
                <w:sz w:val="24"/>
                <w:szCs w:val="24"/>
                <w:lang w:val="en-US"/>
              </w:rPr>
            </w:pPr>
            <w:r>
              <w:rPr>
                <w:rFonts w:ascii="Times New Roman" w:hAnsi="Times New Roman"/>
              </w:rPr>
              <w:t>Image preprocessing</w:t>
            </w:r>
          </w:p>
        </w:tc>
        <w:tc>
          <w:tcPr>
            <w:tcW w:w="705" w:type="dxa"/>
            <w:tcBorders>
              <w:top w:val="single" w:sz="4" w:space="0" w:color="auto"/>
              <w:left w:val="single" w:sz="4" w:space="0" w:color="auto"/>
              <w:bottom w:val="single" w:sz="4" w:space="0" w:color="auto"/>
              <w:right w:val="single" w:sz="4" w:space="0" w:color="auto"/>
            </w:tcBorders>
          </w:tcPr>
          <w:p w14:paraId="40B60345" w14:textId="6448D4BB" w:rsidR="00CB506A" w:rsidRPr="00EB3605" w:rsidRDefault="00CA2DE2" w:rsidP="00CB506A">
            <w:pPr>
              <w:spacing w:after="0" w:line="360" w:lineRule="auto"/>
              <w:rPr>
                <w:rFonts w:ascii="Times New Roman" w:eastAsia="Times New Roman" w:hAnsi="Times New Roman" w:cs="Times New Roman"/>
                <w:sz w:val="24"/>
                <w:szCs w:val="24"/>
                <w:lang w:val="en-GB" w:eastAsia="en-US" w:bidi="en-US"/>
              </w:rPr>
            </w:pPr>
            <w:r>
              <w:rPr>
                <w:rFonts w:ascii="Times New Roman" w:eastAsia="Times New Roman" w:hAnsi="Times New Roman" w:cs="Times New Roman"/>
                <w:sz w:val="24"/>
                <w:szCs w:val="24"/>
                <w:lang w:val="en-GB" w:eastAsia="en-US" w:bidi="en-US"/>
              </w:rPr>
              <w:t>33</w:t>
            </w:r>
          </w:p>
        </w:tc>
      </w:tr>
      <w:tr w:rsidR="00CB506A" w:rsidRPr="00EB3605" w14:paraId="6DBEEC99" w14:textId="77777777" w:rsidTr="005509EC">
        <w:tc>
          <w:tcPr>
            <w:tcW w:w="2102" w:type="dxa"/>
            <w:tcBorders>
              <w:top w:val="single" w:sz="4" w:space="0" w:color="auto"/>
              <w:left w:val="single" w:sz="4" w:space="0" w:color="auto"/>
              <w:bottom w:val="single" w:sz="4" w:space="0" w:color="auto"/>
              <w:right w:val="single" w:sz="4" w:space="0" w:color="auto"/>
            </w:tcBorders>
          </w:tcPr>
          <w:p w14:paraId="644645B4" w14:textId="6BD29664" w:rsidR="00CB506A" w:rsidRPr="00077CB6" w:rsidRDefault="00CB506A" w:rsidP="00CB506A">
            <w:pPr>
              <w:spacing w:line="360" w:lineRule="auto"/>
              <w:rPr>
                <w:rFonts w:ascii="Times New Roman" w:hAnsi="Times New Roman"/>
              </w:rPr>
            </w:pPr>
            <w:r>
              <w:rPr>
                <w:rFonts w:ascii="Times New Roman" w:hAnsi="Times New Roman"/>
              </w:rPr>
              <w:t xml:space="preserve">Figure 5.4.3 </w:t>
            </w:r>
          </w:p>
        </w:tc>
        <w:tc>
          <w:tcPr>
            <w:tcW w:w="5499" w:type="dxa"/>
            <w:tcBorders>
              <w:top w:val="single" w:sz="4" w:space="0" w:color="auto"/>
              <w:left w:val="single" w:sz="4" w:space="0" w:color="auto"/>
              <w:bottom w:val="single" w:sz="4" w:space="0" w:color="auto"/>
              <w:right w:val="single" w:sz="4" w:space="0" w:color="auto"/>
            </w:tcBorders>
          </w:tcPr>
          <w:p w14:paraId="76ECE56D" w14:textId="08E07C1C" w:rsidR="00CB506A" w:rsidRPr="543D5135" w:rsidRDefault="00CB506A" w:rsidP="00CB506A">
            <w:pPr>
              <w:spacing w:line="360" w:lineRule="auto"/>
              <w:rPr>
                <w:rFonts w:ascii="Times New Roman" w:eastAsia="Times New Roman" w:hAnsi="Times New Roman" w:cs="Times New Roman"/>
                <w:sz w:val="24"/>
                <w:szCs w:val="24"/>
                <w:lang w:val="en-US"/>
              </w:rPr>
            </w:pPr>
            <w:r>
              <w:rPr>
                <w:rFonts w:ascii="Times New Roman" w:hAnsi="Times New Roman"/>
              </w:rPr>
              <w:t>Model performance insight</w:t>
            </w:r>
          </w:p>
        </w:tc>
        <w:tc>
          <w:tcPr>
            <w:tcW w:w="705" w:type="dxa"/>
            <w:tcBorders>
              <w:top w:val="single" w:sz="4" w:space="0" w:color="auto"/>
              <w:left w:val="single" w:sz="4" w:space="0" w:color="auto"/>
              <w:bottom w:val="single" w:sz="4" w:space="0" w:color="auto"/>
              <w:right w:val="single" w:sz="4" w:space="0" w:color="auto"/>
            </w:tcBorders>
          </w:tcPr>
          <w:p w14:paraId="792A7B08" w14:textId="622F5898" w:rsidR="00CB506A" w:rsidRPr="00EB3605" w:rsidRDefault="00CA2DE2" w:rsidP="00CB506A">
            <w:pPr>
              <w:spacing w:after="0" w:line="360" w:lineRule="auto"/>
              <w:rPr>
                <w:rFonts w:ascii="Times New Roman" w:eastAsia="Times New Roman" w:hAnsi="Times New Roman" w:cs="Times New Roman"/>
                <w:sz w:val="24"/>
                <w:szCs w:val="24"/>
                <w:lang w:val="en-GB" w:eastAsia="en-US" w:bidi="en-US"/>
              </w:rPr>
            </w:pPr>
            <w:r>
              <w:rPr>
                <w:rFonts w:ascii="Times New Roman" w:eastAsia="Times New Roman" w:hAnsi="Times New Roman" w:cs="Times New Roman"/>
                <w:sz w:val="24"/>
                <w:szCs w:val="24"/>
                <w:lang w:val="en-GB" w:eastAsia="en-US" w:bidi="en-US"/>
              </w:rPr>
              <w:t>35</w:t>
            </w:r>
          </w:p>
        </w:tc>
      </w:tr>
      <w:tr w:rsidR="00CB506A" w:rsidRPr="00EB3605" w14:paraId="2FC65B97" w14:textId="77777777" w:rsidTr="005509EC">
        <w:tc>
          <w:tcPr>
            <w:tcW w:w="2102" w:type="dxa"/>
            <w:tcBorders>
              <w:top w:val="single" w:sz="4" w:space="0" w:color="auto"/>
              <w:left w:val="single" w:sz="4" w:space="0" w:color="auto"/>
              <w:bottom w:val="single" w:sz="4" w:space="0" w:color="auto"/>
              <w:right w:val="single" w:sz="4" w:space="0" w:color="auto"/>
            </w:tcBorders>
          </w:tcPr>
          <w:p w14:paraId="6155E713" w14:textId="4B8FD0C8" w:rsidR="00CB506A" w:rsidRPr="00077CB6" w:rsidRDefault="00CB506A" w:rsidP="00CB506A">
            <w:pPr>
              <w:spacing w:line="360" w:lineRule="auto"/>
              <w:rPr>
                <w:rFonts w:ascii="Times New Roman" w:hAnsi="Times New Roman"/>
              </w:rPr>
            </w:pPr>
            <w:r w:rsidRPr="002D3B8F">
              <w:rPr>
                <w:noProof/>
              </w:rPr>
              <w:t xml:space="preserve">Figure 5.4.4 </w:t>
            </w:r>
          </w:p>
        </w:tc>
        <w:tc>
          <w:tcPr>
            <w:tcW w:w="5499" w:type="dxa"/>
            <w:tcBorders>
              <w:top w:val="single" w:sz="4" w:space="0" w:color="auto"/>
              <w:left w:val="single" w:sz="4" w:space="0" w:color="auto"/>
              <w:bottom w:val="single" w:sz="4" w:space="0" w:color="auto"/>
              <w:right w:val="single" w:sz="4" w:space="0" w:color="auto"/>
            </w:tcBorders>
          </w:tcPr>
          <w:p w14:paraId="378EA17D" w14:textId="5C99B3C2" w:rsidR="00CB506A" w:rsidRPr="001B4246" w:rsidRDefault="00CB506A" w:rsidP="00CB506A">
            <w:pPr>
              <w:spacing w:line="360" w:lineRule="auto"/>
              <w:rPr>
                <w:rFonts w:ascii="Times New Roman" w:eastAsia="Times New Roman" w:hAnsi="Times New Roman" w:cs="Times New Roman"/>
                <w:sz w:val="24"/>
                <w:szCs w:val="24"/>
                <w:lang w:val="en-US"/>
              </w:rPr>
            </w:pPr>
            <w:r w:rsidRPr="002D3B8F">
              <w:rPr>
                <w:noProof/>
              </w:rPr>
              <w:t>Model Evaluation</w:t>
            </w:r>
          </w:p>
        </w:tc>
        <w:tc>
          <w:tcPr>
            <w:tcW w:w="705" w:type="dxa"/>
            <w:tcBorders>
              <w:top w:val="single" w:sz="4" w:space="0" w:color="auto"/>
              <w:left w:val="single" w:sz="4" w:space="0" w:color="auto"/>
              <w:bottom w:val="single" w:sz="4" w:space="0" w:color="auto"/>
              <w:right w:val="single" w:sz="4" w:space="0" w:color="auto"/>
            </w:tcBorders>
          </w:tcPr>
          <w:p w14:paraId="75D60D3A" w14:textId="4D6AE9FD" w:rsidR="00CB506A" w:rsidRPr="00EB3605" w:rsidRDefault="00187F4A" w:rsidP="00CB506A">
            <w:pPr>
              <w:spacing w:after="0" w:line="360" w:lineRule="auto"/>
              <w:rPr>
                <w:rFonts w:ascii="Times New Roman" w:eastAsia="Times New Roman" w:hAnsi="Times New Roman" w:cs="Times New Roman"/>
                <w:sz w:val="24"/>
                <w:szCs w:val="24"/>
                <w:lang w:val="en-GB" w:eastAsia="en-US" w:bidi="en-US"/>
              </w:rPr>
            </w:pPr>
            <w:r>
              <w:rPr>
                <w:rFonts w:ascii="Times New Roman" w:eastAsia="Times New Roman" w:hAnsi="Times New Roman" w:cs="Times New Roman"/>
                <w:sz w:val="24"/>
                <w:szCs w:val="24"/>
                <w:lang w:val="en-GB" w:eastAsia="en-US" w:bidi="en-US"/>
              </w:rPr>
              <w:t>37</w:t>
            </w:r>
          </w:p>
        </w:tc>
      </w:tr>
      <w:tr w:rsidR="00CB506A" w14:paraId="6B5A21EA" w14:textId="77777777" w:rsidTr="005509EC">
        <w:trPr>
          <w:trHeight w:val="300"/>
        </w:trPr>
        <w:tc>
          <w:tcPr>
            <w:tcW w:w="2102" w:type="dxa"/>
            <w:tcBorders>
              <w:top w:val="single" w:sz="4" w:space="0" w:color="auto"/>
              <w:left w:val="single" w:sz="4" w:space="0" w:color="auto"/>
              <w:bottom w:val="single" w:sz="4" w:space="0" w:color="auto"/>
              <w:right w:val="single" w:sz="4" w:space="0" w:color="auto"/>
            </w:tcBorders>
          </w:tcPr>
          <w:p w14:paraId="2615E9B5" w14:textId="0F6675D7" w:rsidR="00CB506A" w:rsidRPr="00077CB6" w:rsidRDefault="00CB506A" w:rsidP="00CB506A">
            <w:pPr>
              <w:spacing w:line="360" w:lineRule="auto"/>
              <w:rPr>
                <w:rFonts w:ascii="Times New Roman" w:hAnsi="Times New Roman"/>
              </w:rPr>
            </w:pPr>
            <w:r w:rsidRPr="003C0F38">
              <w:rPr>
                <w:rFonts w:ascii="Times New Roman" w:hAnsi="Times New Roman"/>
              </w:rPr>
              <w:t xml:space="preserve">Figure 5.4.5 </w:t>
            </w:r>
          </w:p>
        </w:tc>
        <w:tc>
          <w:tcPr>
            <w:tcW w:w="5499" w:type="dxa"/>
            <w:tcBorders>
              <w:top w:val="single" w:sz="4" w:space="0" w:color="auto"/>
              <w:left w:val="single" w:sz="4" w:space="0" w:color="auto"/>
              <w:bottom w:val="single" w:sz="4" w:space="0" w:color="auto"/>
              <w:right w:val="single" w:sz="4" w:space="0" w:color="auto"/>
            </w:tcBorders>
          </w:tcPr>
          <w:p w14:paraId="23F5D246" w14:textId="2E87F710" w:rsidR="00CB506A" w:rsidRDefault="00CB506A" w:rsidP="00CB506A">
            <w:pPr>
              <w:spacing w:line="360" w:lineRule="auto"/>
              <w:rPr>
                <w:rFonts w:ascii="Times New Roman" w:eastAsia="Times New Roman" w:hAnsi="Times New Roman" w:cs="Times New Roman"/>
                <w:sz w:val="24"/>
                <w:szCs w:val="24"/>
                <w:lang w:val="en-US"/>
              </w:rPr>
            </w:pPr>
            <w:r w:rsidRPr="003C0F38">
              <w:rPr>
                <w:rFonts w:ascii="Times New Roman" w:hAnsi="Times New Roman"/>
              </w:rPr>
              <w:t>Hyperparameter Tuning</w:t>
            </w:r>
          </w:p>
        </w:tc>
        <w:tc>
          <w:tcPr>
            <w:tcW w:w="705" w:type="dxa"/>
            <w:tcBorders>
              <w:top w:val="single" w:sz="4" w:space="0" w:color="auto"/>
              <w:left w:val="single" w:sz="4" w:space="0" w:color="auto"/>
              <w:bottom w:val="single" w:sz="4" w:space="0" w:color="auto"/>
              <w:right w:val="single" w:sz="4" w:space="0" w:color="auto"/>
            </w:tcBorders>
          </w:tcPr>
          <w:p w14:paraId="60719AB1" w14:textId="39FA089B" w:rsidR="00CB506A" w:rsidRDefault="00187F4A" w:rsidP="00CB506A">
            <w:pPr>
              <w:spacing w:line="360" w:lineRule="auto"/>
              <w:rPr>
                <w:rFonts w:ascii="Times New Roman" w:eastAsia="Times New Roman" w:hAnsi="Times New Roman" w:cs="Times New Roman"/>
                <w:sz w:val="24"/>
                <w:szCs w:val="24"/>
                <w:lang w:val="en-GB" w:eastAsia="en-US" w:bidi="en-US"/>
              </w:rPr>
            </w:pPr>
            <w:r>
              <w:rPr>
                <w:rFonts w:ascii="Times New Roman" w:eastAsia="Times New Roman" w:hAnsi="Times New Roman" w:cs="Times New Roman"/>
                <w:sz w:val="24"/>
                <w:szCs w:val="24"/>
                <w:lang w:val="en-GB" w:eastAsia="en-US" w:bidi="en-US"/>
              </w:rPr>
              <w:t>38</w:t>
            </w:r>
          </w:p>
        </w:tc>
      </w:tr>
      <w:tr w:rsidR="00CB506A" w14:paraId="1E9A9EE8" w14:textId="77777777" w:rsidTr="005509EC">
        <w:trPr>
          <w:trHeight w:val="300"/>
        </w:trPr>
        <w:tc>
          <w:tcPr>
            <w:tcW w:w="2102" w:type="dxa"/>
            <w:tcBorders>
              <w:top w:val="single" w:sz="4" w:space="0" w:color="auto"/>
              <w:left w:val="single" w:sz="4" w:space="0" w:color="auto"/>
              <w:bottom w:val="single" w:sz="4" w:space="0" w:color="auto"/>
              <w:right w:val="single" w:sz="4" w:space="0" w:color="auto"/>
            </w:tcBorders>
          </w:tcPr>
          <w:p w14:paraId="7AF29190" w14:textId="3C612CBB" w:rsidR="00CB506A" w:rsidRPr="003C0F38" w:rsidRDefault="00CB506A" w:rsidP="00CB506A">
            <w:pPr>
              <w:spacing w:line="360" w:lineRule="auto"/>
              <w:rPr>
                <w:rFonts w:ascii="Times New Roman" w:hAnsi="Times New Roman"/>
              </w:rPr>
            </w:pPr>
            <w:r w:rsidRPr="00824A4A">
              <w:rPr>
                <w:noProof/>
              </w:rPr>
              <w:t>Figure 5.4.6</w:t>
            </w:r>
          </w:p>
        </w:tc>
        <w:tc>
          <w:tcPr>
            <w:tcW w:w="5499" w:type="dxa"/>
            <w:tcBorders>
              <w:top w:val="single" w:sz="4" w:space="0" w:color="auto"/>
              <w:left w:val="single" w:sz="4" w:space="0" w:color="auto"/>
              <w:bottom w:val="single" w:sz="4" w:space="0" w:color="auto"/>
              <w:right w:val="single" w:sz="4" w:space="0" w:color="auto"/>
            </w:tcBorders>
          </w:tcPr>
          <w:p w14:paraId="46C73F31" w14:textId="3CC06650" w:rsidR="00CB506A" w:rsidRPr="003C0F38" w:rsidRDefault="00CB506A" w:rsidP="00CB506A">
            <w:pPr>
              <w:spacing w:line="360" w:lineRule="auto"/>
              <w:rPr>
                <w:rFonts w:ascii="Times New Roman" w:hAnsi="Times New Roman"/>
              </w:rPr>
            </w:pPr>
            <w:r w:rsidRPr="00824A4A">
              <w:rPr>
                <w:noProof/>
              </w:rPr>
              <w:t>model output (demo)</w:t>
            </w:r>
          </w:p>
        </w:tc>
        <w:tc>
          <w:tcPr>
            <w:tcW w:w="705" w:type="dxa"/>
            <w:tcBorders>
              <w:top w:val="single" w:sz="4" w:space="0" w:color="auto"/>
              <w:left w:val="single" w:sz="4" w:space="0" w:color="auto"/>
              <w:bottom w:val="single" w:sz="4" w:space="0" w:color="auto"/>
              <w:right w:val="single" w:sz="4" w:space="0" w:color="auto"/>
            </w:tcBorders>
          </w:tcPr>
          <w:p w14:paraId="64D01AA2" w14:textId="31033FA0" w:rsidR="00CB506A" w:rsidRDefault="00187F4A" w:rsidP="00CB506A">
            <w:pPr>
              <w:spacing w:line="360" w:lineRule="auto"/>
              <w:rPr>
                <w:rFonts w:ascii="Times New Roman" w:eastAsia="Times New Roman" w:hAnsi="Times New Roman" w:cs="Times New Roman"/>
                <w:sz w:val="24"/>
                <w:szCs w:val="24"/>
                <w:lang w:val="en-GB" w:eastAsia="en-US" w:bidi="en-US"/>
              </w:rPr>
            </w:pPr>
            <w:r>
              <w:rPr>
                <w:rFonts w:ascii="Times New Roman" w:eastAsia="Times New Roman" w:hAnsi="Times New Roman" w:cs="Times New Roman"/>
                <w:sz w:val="24"/>
                <w:szCs w:val="24"/>
                <w:lang w:val="en-GB" w:eastAsia="en-US" w:bidi="en-US"/>
              </w:rPr>
              <w:t>39</w:t>
            </w:r>
          </w:p>
        </w:tc>
      </w:tr>
      <w:tr w:rsidR="00751407" w14:paraId="3F4379C6" w14:textId="77777777" w:rsidTr="005509EC">
        <w:trPr>
          <w:trHeight w:val="300"/>
        </w:trPr>
        <w:tc>
          <w:tcPr>
            <w:tcW w:w="2102" w:type="dxa"/>
            <w:tcBorders>
              <w:top w:val="single" w:sz="4" w:space="0" w:color="auto"/>
              <w:left w:val="single" w:sz="4" w:space="0" w:color="auto"/>
              <w:bottom w:val="single" w:sz="4" w:space="0" w:color="auto"/>
              <w:right w:val="single" w:sz="4" w:space="0" w:color="auto"/>
            </w:tcBorders>
          </w:tcPr>
          <w:p w14:paraId="509EB023" w14:textId="076FC70E" w:rsidR="00751407" w:rsidRPr="003C0F38" w:rsidRDefault="00751407" w:rsidP="00751407">
            <w:pPr>
              <w:spacing w:line="360" w:lineRule="auto"/>
              <w:rPr>
                <w:rFonts w:ascii="Times New Roman" w:hAnsi="Times New Roman"/>
              </w:rPr>
            </w:pPr>
            <w:r w:rsidRPr="0057541F">
              <w:rPr>
                <w:rFonts w:ascii="Times New Roman" w:eastAsia="SimSun" w:hAnsi="Times New Roman" w:cs="Times New Roman"/>
                <w:sz w:val="24"/>
                <w:szCs w:val="24"/>
                <w:lang w:eastAsia="en-US" w:bidi="en-US"/>
              </w:rPr>
              <w:t>Figure 5.5.1</w:t>
            </w:r>
          </w:p>
        </w:tc>
        <w:tc>
          <w:tcPr>
            <w:tcW w:w="5499" w:type="dxa"/>
            <w:tcBorders>
              <w:top w:val="single" w:sz="4" w:space="0" w:color="auto"/>
              <w:left w:val="single" w:sz="4" w:space="0" w:color="auto"/>
              <w:bottom w:val="single" w:sz="4" w:space="0" w:color="auto"/>
              <w:right w:val="single" w:sz="4" w:space="0" w:color="auto"/>
            </w:tcBorders>
          </w:tcPr>
          <w:p w14:paraId="72D80BB3" w14:textId="348D6E45" w:rsidR="00751407" w:rsidRPr="003C0F38" w:rsidRDefault="00751407" w:rsidP="00751407">
            <w:pPr>
              <w:spacing w:line="360" w:lineRule="auto"/>
              <w:rPr>
                <w:rFonts w:ascii="Times New Roman" w:hAnsi="Times New Roman"/>
              </w:rPr>
            </w:pPr>
            <w:r w:rsidRPr="0057541F">
              <w:rPr>
                <w:rFonts w:ascii="Times New Roman" w:eastAsia="SimSun" w:hAnsi="Times New Roman" w:cs="Times New Roman"/>
                <w:sz w:val="24"/>
                <w:szCs w:val="24"/>
                <w:lang w:eastAsia="en-US" w:bidi="en-US"/>
              </w:rPr>
              <w:t>Train Class Count Distribution</w:t>
            </w:r>
          </w:p>
        </w:tc>
        <w:tc>
          <w:tcPr>
            <w:tcW w:w="705" w:type="dxa"/>
            <w:tcBorders>
              <w:top w:val="single" w:sz="4" w:space="0" w:color="auto"/>
              <w:left w:val="single" w:sz="4" w:space="0" w:color="auto"/>
              <w:bottom w:val="single" w:sz="4" w:space="0" w:color="auto"/>
              <w:right w:val="single" w:sz="4" w:space="0" w:color="auto"/>
            </w:tcBorders>
          </w:tcPr>
          <w:p w14:paraId="6545BBD3" w14:textId="3DA66CCF" w:rsidR="00751407" w:rsidRDefault="00187F4A" w:rsidP="00751407">
            <w:pPr>
              <w:spacing w:line="360" w:lineRule="auto"/>
              <w:rPr>
                <w:rFonts w:ascii="Times New Roman" w:eastAsia="Times New Roman" w:hAnsi="Times New Roman" w:cs="Times New Roman"/>
                <w:sz w:val="24"/>
                <w:szCs w:val="24"/>
                <w:lang w:val="en-GB" w:eastAsia="en-US" w:bidi="en-US"/>
              </w:rPr>
            </w:pPr>
            <w:r>
              <w:rPr>
                <w:rFonts w:ascii="Times New Roman" w:eastAsia="Times New Roman" w:hAnsi="Times New Roman" w:cs="Times New Roman"/>
                <w:sz w:val="24"/>
                <w:szCs w:val="24"/>
                <w:lang w:val="en-GB" w:eastAsia="en-US" w:bidi="en-US"/>
              </w:rPr>
              <w:t>40</w:t>
            </w:r>
          </w:p>
        </w:tc>
      </w:tr>
    </w:tbl>
    <w:p w14:paraId="3D5155FE" w14:textId="77777777" w:rsidR="00EB3605" w:rsidRPr="00EB3605" w:rsidRDefault="00EB3605" w:rsidP="00EB3605">
      <w:pPr>
        <w:spacing w:after="0" w:line="360" w:lineRule="auto"/>
        <w:rPr>
          <w:rFonts w:ascii="Times New Roman" w:eastAsia="Times New Roman" w:hAnsi="Times New Roman" w:cs="Times New Roman"/>
          <w:sz w:val="24"/>
          <w:szCs w:val="20"/>
          <w:lang w:val="en-GB" w:eastAsia="en-US" w:bidi="en-US"/>
        </w:rPr>
      </w:pPr>
    </w:p>
    <w:p w14:paraId="745CBAED" w14:textId="77777777" w:rsidR="00EB3605" w:rsidRPr="00EB3605" w:rsidRDefault="00EB3605" w:rsidP="00EB3605">
      <w:pPr>
        <w:spacing w:after="0" w:line="360" w:lineRule="auto"/>
        <w:rPr>
          <w:rFonts w:ascii="Times New Roman" w:eastAsia="Times New Roman" w:hAnsi="Times New Roman" w:cs="Times New Roman"/>
          <w:sz w:val="24"/>
          <w:szCs w:val="20"/>
          <w:lang w:val="en-GB" w:eastAsia="en-US" w:bidi="en-US"/>
        </w:rPr>
      </w:pPr>
    </w:p>
    <w:p w14:paraId="247C0525" w14:textId="77777777" w:rsidR="00EB3605" w:rsidRPr="00EB3605" w:rsidRDefault="00EB3605" w:rsidP="00EB3605">
      <w:pPr>
        <w:spacing w:after="0" w:line="360" w:lineRule="auto"/>
        <w:rPr>
          <w:rFonts w:ascii="Times New Roman" w:eastAsia="Times New Roman" w:hAnsi="Times New Roman" w:cs="Times New Roman"/>
          <w:sz w:val="24"/>
          <w:szCs w:val="20"/>
          <w:lang w:val="en-GB" w:eastAsia="en-US" w:bidi="en-US"/>
        </w:rPr>
      </w:pPr>
    </w:p>
    <w:p w14:paraId="44DE1769" w14:textId="77777777" w:rsidR="00EB3605" w:rsidRPr="00EB3605" w:rsidRDefault="00EB3605" w:rsidP="00EB3605">
      <w:pPr>
        <w:spacing w:after="0" w:line="360" w:lineRule="auto"/>
        <w:rPr>
          <w:rFonts w:ascii="Times New Roman" w:eastAsia="Times New Roman" w:hAnsi="Times New Roman" w:cs="Times New Roman"/>
          <w:sz w:val="24"/>
          <w:szCs w:val="20"/>
          <w:lang w:val="en-GB" w:eastAsia="en-US" w:bidi="en-US"/>
        </w:rPr>
      </w:pPr>
    </w:p>
    <w:p w14:paraId="1734EF1D" w14:textId="77777777" w:rsidR="00EB3605" w:rsidRPr="00EB3605" w:rsidRDefault="00EB3605" w:rsidP="00EB3605">
      <w:pPr>
        <w:spacing w:after="0" w:line="360" w:lineRule="auto"/>
        <w:rPr>
          <w:rFonts w:ascii="Times New Roman" w:eastAsia="SimSun" w:hAnsi="Times New Roman" w:cs="Times New Roman"/>
          <w:sz w:val="24"/>
          <w:szCs w:val="24"/>
          <w:lang w:val="en-US" w:eastAsia="en-US" w:bidi="en-US"/>
        </w:rPr>
      </w:pPr>
    </w:p>
    <w:p w14:paraId="64C5E873" w14:textId="77777777" w:rsidR="00EB3605" w:rsidRPr="00EB3605" w:rsidRDefault="00EB3605" w:rsidP="00EB3605">
      <w:pPr>
        <w:spacing w:after="0" w:line="360" w:lineRule="auto"/>
        <w:rPr>
          <w:rFonts w:ascii="Times New Roman" w:eastAsia="Times New Roman" w:hAnsi="Times New Roman" w:cs="Times New Roman"/>
          <w:sz w:val="24"/>
          <w:szCs w:val="20"/>
          <w:lang w:val="en-GB" w:eastAsia="en-US" w:bidi="en-US"/>
        </w:rPr>
      </w:pPr>
    </w:p>
    <w:p w14:paraId="17737778" w14:textId="77777777" w:rsidR="00EB3605" w:rsidRPr="00EB3605" w:rsidRDefault="00EB3605" w:rsidP="00EB3605">
      <w:pPr>
        <w:spacing w:after="0" w:line="360" w:lineRule="auto"/>
        <w:rPr>
          <w:rFonts w:ascii="Times New Roman" w:eastAsia="SimSun" w:hAnsi="Times New Roman" w:cs="Times New Roman"/>
          <w:sz w:val="24"/>
          <w:szCs w:val="24"/>
          <w:lang w:val="en-US" w:eastAsia="en-US" w:bidi="en-US"/>
        </w:rPr>
      </w:pPr>
    </w:p>
    <w:p w14:paraId="43BAFB74" w14:textId="77777777" w:rsidR="00EB3605" w:rsidRPr="00EB3605" w:rsidRDefault="00EB3605" w:rsidP="00C47491">
      <w:pPr>
        <w:pStyle w:val="Heading1"/>
        <w:jc w:val="center"/>
      </w:pPr>
      <w:r w:rsidRPr="54185804">
        <w:rPr>
          <w:sz w:val="24"/>
          <w:szCs w:val="24"/>
        </w:rPr>
        <w:br w:type="page"/>
      </w:r>
      <w:bookmarkStart w:id="6" w:name="_Toc177135279"/>
      <w:r w:rsidR="7BE84CFA">
        <w:lastRenderedPageBreak/>
        <w:t>LIST OF TABLES</w:t>
      </w:r>
      <w:bookmarkEnd w:id="6"/>
    </w:p>
    <w:p w14:paraId="774D6834" w14:textId="77777777" w:rsidR="00EB3605" w:rsidRPr="00EB3605" w:rsidRDefault="00EB3605" w:rsidP="00EB3605">
      <w:pPr>
        <w:spacing w:after="0" w:line="360" w:lineRule="auto"/>
        <w:rPr>
          <w:rFonts w:ascii="Times New Roman" w:eastAsia="Times New Roman" w:hAnsi="Times New Roman" w:cs="Times New Roman"/>
          <w:sz w:val="24"/>
          <w:szCs w:val="20"/>
          <w:lang w:val="en-GB" w:eastAsia="en-US" w:bidi="en-US"/>
        </w:rPr>
      </w:pPr>
    </w:p>
    <w:tbl>
      <w:tblPr>
        <w:tblW w:w="0" w:type="auto"/>
        <w:tblCellMar>
          <w:left w:w="72" w:type="dxa"/>
          <w:right w:w="72" w:type="dxa"/>
        </w:tblCellMar>
        <w:tblLook w:val="04A0" w:firstRow="1" w:lastRow="0" w:firstColumn="1" w:lastColumn="0" w:noHBand="0" w:noVBand="1"/>
      </w:tblPr>
      <w:tblGrid>
        <w:gridCol w:w="2110"/>
        <w:gridCol w:w="5490"/>
        <w:gridCol w:w="706"/>
      </w:tblGrid>
      <w:tr w:rsidR="00EB3605" w:rsidRPr="00EB3605" w14:paraId="0A7DCBCE" w14:textId="77777777" w:rsidTr="00CB506A">
        <w:tc>
          <w:tcPr>
            <w:tcW w:w="2110" w:type="dxa"/>
            <w:hideMark/>
          </w:tcPr>
          <w:p w14:paraId="6FA395A3" w14:textId="77777777" w:rsidR="00EB3605" w:rsidRPr="00EB3605" w:rsidRDefault="00EB3605" w:rsidP="00EB3605">
            <w:pPr>
              <w:spacing w:after="0" w:line="360" w:lineRule="auto"/>
              <w:rPr>
                <w:rFonts w:ascii="Times New Roman" w:eastAsia="Times New Roman" w:hAnsi="Times New Roman" w:cs="Times New Roman"/>
                <w:b/>
                <w:bCs/>
                <w:sz w:val="24"/>
                <w:szCs w:val="20"/>
                <w:lang w:val="en-GB" w:eastAsia="en-US" w:bidi="en-US"/>
              </w:rPr>
            </w:pPr>
            <w:r w:rsidRPr="00EB3605">
              <w:rPr>
                <w:rFonts w:ascii="Times New Roman" w:eastAsia="Times New Roman" w:hAnsi="Times New Roman" w:cs="Times New Roman"/>
                <w:b/>
                <w:bCs/>
                <w:sz w:val="24"/>
                <w:szCs w:val="20"/>
                <w:lang w:val="en-GB" w:eastAsia="en-US" w:bidi="en-US"/>
              </w:rPr>
              <w:t>Table Number</w:t>
            </w:r>
          </w:p>
        </w:tc>
        <w:tc>
          <w:tcPr>
            <w:tcW w:w="5490" w:type="dxa"/>
            <w:hideMark/>
          </w:tcPr>
          <w:p w14:paraId="71B08D11" w14:textId="77777777" w:rsidR="00EB3605" w:rsidRPr="00EB3605" w:rsidRDefault="00EB3605" w:rsidP="00EB3605">
            <w:pPr>
              <w:spacing w:after="0" w:line="360" w:lineRule="auto"/>
              <w:rPr>
                <w:rFonts w:ascii="Times New Roman" w:eastAsia="Times New Roman" w:hAnsi="Times New Roman" w:cs="Times New Roman"/>
                <w:b/>
                <w:bCs/>
                <w:sz w:val="24"/>
                <w:szCs w:val="20"/>
                <w:lang w:val="en-GB" w:eastAsia="en-US" w:bidi="en-US"/>
              </w:rPr>
            </w:pPr>
            <w:r w:rsidRPr="00EB3605">
              <w:rPr>
                <w:rFonts w:ascii="Times New Roman" w:eastAsia="Times New Roman" w:hAnsi="Times New Roman" w:cs="Times New Roman"/>
                <w:b/>
                <w:bCs/>
                <w:sz w:val="24"/>
                <w:szCs w:val="20"/>
                <w:lang w:val="en-GB" w:eastAsia="en-US" w:bidi="en-US"/>
              </w:rPr>
              <w:t>Title</w:t>
            </w:r>
          </w:p>
        </w:tc>
        <w:tc>
          <w:tcPr>
            <w:tcW w:w="706" w:type="dxa"/>
            <w:hideMark/>
          </w:tcPr>
          <w:p w14:paraId="1D20B2F3" w14:textId="77777777" w:rsidR="00EB3605" w:rsidRPr="00EB3605" w:rsidRDefault="00EB3605" w:rsidP="00EB3605">
            <w:pPr>
              <w:spacing w:after="0" w:line="360" w:lineRule="auto"/>
              <w:rPr>
                <w:rFonts w:ascii="Times New Roman" w:eastAsia="Times New Roman" w:hAnsi="Times New Roman" w:cs="Times New Roman"/>
                <w:b/>
                <w:bCs/>
                <w:sz w:val="24"/>
                <w:szCs w:val="20"/>
                <w:lang w:val="en-GB" w:eastAsia="en-US" w:bidi="en-US"/>
              </w:rPr>
            </w:pPr>
            <w:r w:rsidRPr="00EB3605">
              <w:rPr>
                <w:rFonts w:ascii="Times New Roman" w:eastAsia="Times New Roman" w:hAnsi="Times New Roman" w:cs="Times New Roman"/>
                <w:b/>
                <w:bCs/>
                <w:sz w:val="24"/>
                <w:szCs w:val="20"/>
                <w:lang w:val="en-GB" w:eastAsia="en-US" w:bidi="en-US"/>
              </w:rPr>
              <w:t>Page</w:t>
            </w:r>
          </w:p>
        </w:tc>
      </w:tr>
      <w:tr w:rsidR="00EB3605" w:rsidRPr="00EB3605" w14:paraId="22F07858" w14:textId="77777777" w:rsidTr="00CB506A">
        <w:tc>
          <w:tcPr>
            <w:tcW w:w="2110" w:type="dxa"/>
          </w:tcPr>
          <w:p w14:paraId="170041CE" w14:textId="77777777" w:rsidR="00EB3605" w:rsidRPr="00EB3605" w:rsidRDefault="00EB3605" w:rsidP="00EB3605">
            <w:pPr>
              <w:spacing w:after="0" w:line="360" w:lineRule="auto"/>
              <w:rPr>
                <w:rFonts w:ascii="Times New Roman" w:eastAsia="Times New Roman" w:hAnsi="Times New Roman" w:cs="Times New Roman"/>
                <w:sz w:val="24"/>
                <w:szCs w:val="20"/>
                <w:lang w:val="en-GB" w:eastAsia="en-US" w:bidi="en-US"/>
              </w:rPr>
            </w:pPr>
          </w:p>
        </w:tc>
        <w:tc>
          <w:tcPr>
            <w:tcW w:w="5490" w:type="dxa"/>
          </w:tcPr>
          <w:p w14:paraId="7FE93680" w14:textId="77777777" w:rsidR="00EB3605" w:rsidRPr="00EB3605" w:rsidRDefault="00EB3605" w:rsidP="00EB3605">
            <w:pPr>
              <w:spacing w:after="0" w:line="360" w:lineRule="auto"/>
              <w:rPr>
                <w:rFonts w:ascii="Times New Roman" w:eastAsia="Times New Roman" w:hAnsi="Times New Roman" w:cs="Times New Roman"/>
                <w:sz w:val="24"/>
                <w:szCs w:val="20"/>
                <w:lang w:val="en-GB" w:eastAsia="en-US" w:bidi="en-US"/>
              </w:rPr>
            </w:pPr>
          </w:p>
        </w:tc>
        <w:tc>
          <w:tcPr>
            <w:tcW w:w="706" w:type="dxa"/>
          </w:tcPr>
          <w:p w14:paraId="30DCD552" w14:textId="77777777" w:rsidR="00EB3605" w:rsidRPr="00EB3605" w:rsidRDefault="00EB3605" w:rsidP="00EB3605">
            <w:pPr>
              <w:spacing w:after="0" w:line="360" w:lineRule="auto"/>
              <w:rPr>
                <w:rFonts w:ascii="Times New Roman" w:eastAsia="Times New Roman" w:hAnsi="Times New Roman" w:cs="Times New Roman"/>
                <w:sz w:val="24"/>
                <w:szCs w:val="20"/>
                <w:lang w:val="en-GB" w:eastAsia="en-US" w:bidi="en-US"/>
              </w:rPr>
            </w:pPr>
          </w:p>
        </w:tc>
      </w:tr>
      <w:tr w:rsidR="00CB506A" w:rsidRPr="00EB3605" w14:paraId="183A3BFD" w14:textId="77777777" w:rsidTr="00CB506A">
        <w:tc>
          <w:tcPr>
            <w:tcW w:w="2110" w:type="dxa"/>
            <w:hideMark/>
          </w:tcPr>
          <w:p w14:paraId="133F717B" w14:textId="1BFB72E5" w:rsidR="00CB506A" w:rsidRPr="00EB3605" w:rsidRDefault="00CB506A" w:rsidP="00CB506A">
            <w:pPr>
              <w:spacing w:after="0" w:line="360" w:lineRule="auto"/>
              <w:rPr>
                <w:rFonts w:ascii="Times New Roman" w:eastAsia="Times New Roman" w:hAnsi="Times New Roman" w:cs="Times New Roman"/>
                <w:sz w:val="24"/>
                <w:szCs w:val="20"/>
                <w:lang w:val="en-GB" w:eastAsia="en-US" w:bidi="en-US"/>
              </w:rPr>
            </w:pPr>
            <w:r>
              <w:rPr>
                <w:rFonts w:ascii="Times New Roman" w:hAnsi="Times New Roman"/>
              </w:rPr>
              <w:t xml:space="preserve">Table </w:t>
            </w:r>
            <w:r w:rsidRPr="008D7FFB">
              <w:rPr>
                <w:rFonts w:ascii="Times New Roman" w:hAnsi="Times New Roman"/>
              </w:rPr>
              <w:t xml:space="preserve">5.1.1 </w:t>
            </w:r>
          </w:p>
        </w:tc>
        <w:tc>
          <w:tcPr>
            <w:tcW w:w="5490" w:type="dxa"/>
            <w:hideMark/>
          </w:tcPr>
          <w:p w14:paraId="03F12BCB" w14:textId="75E7CBEB" w:rsidR="00CB506A" w:rsidRPr="00EB3605" w:rsidRDefault="00CB506A" w:rsidP="00CB506A">
            <w:pPr>
              <w:spacing w:after="0" w:line="360" w:lineRule="auto"/>
              <w:rPr>
                <w:rFonts w:ascii="Times New Roman" w:eastAsia="Times New Roman" w:hAnsi="Times New Roman" w:cs="Times New Roman"/>
                <w:sz w:val="24"/>
                <w:szCs w:val="20"/>
                <w:lang w:val="en-GB" w:eastAsia="en-US" w:bidi="en-US"/>
              </w:rPr>
            </w:pPr>
            <w:r w:rsidRPr="008D7FFB">
              <w:rPr>
                <w:rFonts w:ascii="Times New Roman" w:hAnsi="Times New Roman"/>
              </w:rPr>
              <w:t>Hardware Setup</w:t>
            </w:r>
          </w:p>
        </w:tc>
        <w:tc>
          <w:tcPr>
            <w:tcW w:w="706" w:type="dxa"/>
            <w:hideMark/>
          </w:tcPr>
          <w:p w14:paraId="5629AF63" w14:textId="11B14DB2" w:rsidR="00CB506A" w:rsidRPr="00EB3605" w:rsidRDefault="00187F4A" w:rsidP="00CB506A">
            <w:pPr>
              <w:spacing w:after="0" w:line="360" w:lineRule="auto"/>
              <w:rPr>
                <w:rFonts w:ascii="Times New Roman" w:eastAsia="Times New Roman" w:hAnsi="Times New Roman" w:cs="Times New Roman"/>
                <w:sz w:val="24"/>
                <w:szCs w:val="20"/>
                <w:lang w:val="en-GB" w:eastAsia="en-US" w:bidi="en-US"/>
              </w:rPr>
            </w:pPr>
            <w:r>
              <w:rPr>
                <w:rFonts w:ascii="Times New Roman" w:eastAsia="Times New Roman" w:hAnsi="Times New Roman" w:cs="Times New Roman"/>
                <w:sz w:val="24"/>
                <w:szCs w:val="20"/>
                <w:lang w:val="en-GB" w:eastAsia="en-US" w:bidi="en-US"/>
              </w:rPr>
              <w:t>31</w:t>
            </w:r>
          </w:p>
        </w:tc>
      </w:tr>
      <w:tr w:rsidR="00CB506A" w:rsidRPr="00EB3605" w14:paraId="0E592C4D" w14:textId="77777777" w:rsidTr="00CB506A">
        <w:tc>
          <w:tcPr>
            <w:tcW w:w="2110" w:type="dxa"/>
          </w:tcPr>
          <w:p w14:paraId="0D1C1648" w14:textId="258E9FD6" w:rsidR="00CB506A" w:rsidRPr="00EB3605" w:rsidRDefault="00CB506A" w:rsidP="00CB506A">
            <w:pPr>
              <w:spacing w:after="0" w:line="360" w:lineRule="auto"/>
              <w:rPr>
                <w:rFonts w:ascii="Times New Roman" w:eastAsia="Times New Roman" w:hAnsi="Times New Roman" w:cs="Times New Roman"/>
                <w:sz w:val="24"/>
                <w:szCs w:val="20"/>
                <w:lang w:val="en-GB" w:eastAsia="en-US" w:bidi="en-US"/>
              </w:rPr>
            </w:pPr>
            <w:r>
              <w:rPr>
                <w:rFonts w:ascii="Times New Roman" w:hAnsi="Times New Roman"/>
              </w:rPr>
              <w:t xml:space="preserve">Table </w:t>
            </w:r>
            <w:r w:rsidRPr="008D7FFB">
              <w:rPr>
                <w:rFonts w:ascii="Times New Roman" w:hAnsi="Times New Roman"/>
              </w:rPr>
              <w:t>5.</w:t>
            </w:r>
            <w:r>
              <w:rPr>
                <w:rFonts w:ascii="Times New Roman" w:hAnsi="Times New Roman"/>
              </w:rPr>
              <w:t>2.1</w:t>
            </w:r>
          </w:p>
        </w:tc>
        <w:tc>
          <w:tcPr>
            <w:tcW w:w="5490" w:type="dxa"/>
          </w:tcPr>
          <w:p w14:paraId="098F7292" w14:textId="29965ADB" w:rsidR="00CB506A" w:rsidRPr="00EB3605" w:rsidRDefault="00CB506A" w:rsidP="00CB506A">
            <w:pPr>
              <w:spacing w:after="0" w:line="360" w:lineRule="auto"/>
              <w:rPr>
                <w:rFonts w:ascii="Times New Roman" w:eastAsia="Times New Roman" w:hAnsi="Times New Roman" w:cs="Times New Roman"/>
                <w:sz w:val="24"/>
                <w:szCs w:val="20"/>
                <w:lang w:val="en-GB" w:eastAsia="en-US" w:bidi="en-US"/>
              </w:rPr>
            </w:pPr>
            <w:r>
              <w:rPr>
                <w:rFonts w:ascii="Times New Roman" w:hAnsi="Times New Roman"/>
              </w:rPr>
              <w:t>Software</w:t>
            </w:r>
            <w:r w:rsidRPr="008D7FFB">
              <w:rPr>
                <w:rFonts w:ascii="Times New Roman" w:hAnsi="Times New Roman"/>
              </w:rPr>
              <w:t xml:space="preserve"> Setup</w:t>
            </w:r>
          </w:p>
        </w:tc>
        <w:tc>
          <w:tcPr>
            <w:tcW w:w="706" w:type="dxa"/>
          </w:tcPr>
          <w:p w14:paraId="5F2AF72C" w14:textId="7F2B648A" w:rsidR="00CB506A" w:rsidRPr="00EB3605" w:rsidRDefault="00187F4A" w:rsidP="00CB506A">
            <w:pPr>
              <w:spacing w:after="0" w:line="360" w:lineRule="auto"/>
              <w:rPr>
                <w:rFonts w:ascii="Times New Roman" w:eastAsia="Times New Roman" w:hAnsi="Times New Roman" w:cs="Times New Roman"/>
                <w:sz w:val="24"/>
                <w:szCs w:val="20"/>
                <w:lang w:val="en-GB" w:eastAsia="en-US" w:bidi="en-US"/>
              </w:rPr>
            </w:pPr>
            <w:r>
              <w:rPr>
                <w:rFonts w:ascii="Times New Roman" w:eastAsia="Times New Roman" w:hAnsi="Times New Roman" w:cs="Times New Roman"/>
                <w:sz w:val="24"/>
                <w:szCs w:val="20"/>
                <w:lang w:val="en-GB" w:eastAsia="en-US" w:bidi="en-US"/>
              </w:rPr>
              <w:t>31</w:t>
            </w:r>
          </w:p>
        </w:tc>
      </w:tr>
    </w:tbl>
    <w:p w14:paraId="0E054D3C" w14:textId="77777777" w:rsidR="00EB3605" w:rsidRPr="00EB3605" w:rsidRDefault="00EB3605" w:rsidP="00EB3605">
      <w:pPr>
        <w:spacing w:after="0" w:line="360" w:lineRule="auto"/>
        <w:rPr>
          <w:rFonts w:ascii="Times New Roman" w:eastAsia="SimSun" w:hAnsi="Times New Roman" w:cs="Times New Roman"/>
          <w:sz w:val="24"/>
          <w:szCs w:val="24"/>
          <w:lang w:val="en-US" w:eastAsia="en-US" w:bidi="en-US"/>
        </w:rPr>
      </w:pPr>
    </w:p>
    <w:p w14:paraId="7C70A04E" w14:textId="77777777" w:rsidR="00EB3605" w:rsidRPr="00EB3605" w:rsidRDefault="00EB3605" w:rsidP="00EB3605">
      <w:pPr>
        <w:spacing w:after="0" w:line="360" w:lineRule="auto"/>
        <w:rPr>
          <w:rFonts w:ascii="Times New Roman" w:eastAsia="SimSun" w:hAnsi="Times New Roman" w:cs="Times New Roman"/>
          <w:sz w:val="24"/>
          <w:szCs w:val="24"/>
          <w:lang w:val="en-US" w:eastAsia="en-US" w:bidi="en-US"/>
        </w:rPr>
      </w:pPr>
    </w:p>
    <w:p w14:paraId="07C2C24E" w14:textId="23CC8E06" w:rsidR="00EB3605" w:rsidRDefault="00EB3605" w:rsidP="00EB3605">
      <w:pPr>
        <w:spacing w:after="0" w:line="360" w:lineRule="auto"/>
        <w:rPr>
          <w:rFonts w:ascii="Times New Roman" w:eastAsia="SimSun" w:hAnsi="Times New Roman" w:cs="Times New Roman"/>
          <w:sz w:val="24"/>
          <w:szCs w:val="24"/>
          <w:lang w:val="en-US" w:eastAsia="en-US" w:bidi="en-US"/>
        </w:rPr>
      </w:pPr>
    </w:p>
    <w:p w14:paraId="79713BCA" w14:textId="080FBCC2" w:rsidR="004E5DD6" w:rsidRDefault="004E5DD6" w:rsidP="00EB3605">
      <w:pPr>
        <w:spacing w:after="0" w:line="360" w:lineRule="auto"/>
        <w:rPr>
          <w:rFonts w:ascii="Times New Roman" w:eastAsia="SimSun" w:hAnsi="Times New Roman" w:cs="Times New Roman"/>
          <w:sz w:val="24"/>
          <w:szCs w:val="24"/>
          <w:lang w:val="en-US" w:eastAsia="en-US" w:bidi="en-US"/>
        </w:rPr>
      </w:pPr>
    </w:p>
    <w:p w14:paraId="5EC90211" w14:textId="60612ABA" w:rsidR="004E5DD6" w:rsidRDefault="004E5DD6" w:rsidP="00EB3605">
      <w:pPr>
        <w:spacing w:after="0" w:line="360" w:lineRule="auto"/>
        <w:rPr>
          <w:rFonts w:ascii="Times New Roman" w:eastAsia="SimSun" w:hAnsi="Times New Roman" w:cs="Times New Roman"/>
          <w:sz w:val="24"/>
          <w:szCs w:val="24"/>
          <w:lang w:val="en-US" w:eastAsia="en-US" w:bidi="en-US"/>
        </w:rPr>
      </w:pPr>
    </w:p>
    <w:p w14:paraId="0AB118A3" w14:textId="470ACA61" w:rsidR="004E5DD6" w:rsidRDefault="004E5DD6" w:rsidP="00EB3605">
      <w:pPr>
        <w:spacing w:after="0" w:line="360" w:lineRule="auto"/>
        <w:rPr>
          <w:rFonts w:ascii="Times New Roman" w:eastAsia="SimSun" w:hAnsi="Times New Roman" w:cs="Times New Roman"/>
          <w:sz w:val="24"/>
          <w:szCs w:val="24"/>
          <w:lang w:val="en-US" w:eastAsia="en-US" w:bidi="en-US"/>
        </w:rPr>
      </w:pPr>
    </w:p>
    <w:p w14:paraId="0402C8AE" w14:textId="79D95BBA" w:rsidR="004E5DD6" w:rsidRDefault="004E5DD6" w:rsidP="00EB3605">
      <w:pPr>
        <w:spacing w:after="0" w:line="360" w:lineRule="auto"/>
        <w:rPr>
          <w:rFonts w:ascii="Times New Roman" w:eastAsia="SimSun" w:hAnsi="Times New Roman" w:cs="Times New Roman"/>
          <w:sz w:val="24"/>
          <w:szCs w:val="24"/>
          <w:lang w:val="en-US" w:eastAsia="en-US" w:bidi="en-US"/>
        </w:rPr>
      </w:pPr>
    </w:p>
    <w:p w14:paraId="22A0E855" w14:textId="11FDBECD" w:rsidR="004E5DD6" w:rsidRDefault="004E5DD6" w:rsidP="00EB3605">
      <w:pPr>
        <w:spacing w:after="0" w:line="360" w:lineRule="auto"/>
        <w:rPr>
          <w:rFonts w:ascii="Times New Roman" w:eastAsia="SimSun" w:hAnsi="Times New Roman" w:cs="Times New Roman"/>
          <w:sz w:val="24"/>
          <w:szCs w:val="24"/>
          <w:lang w:val="en-US" w:eastAsia="en-US" w:bidi="en-US"/>
        </w:rPr>
      </w:pPr>
    </w:p>
    <w:p w14:paraId="4E8D819C" w14:textId="25B20DEC" w:rsidR="004E5DD6" w:rsidRDefault="004E5DD6" w:rsidP="00EB3605">
      <w:pPr>
        <w:spacing w:after="0" w:line="360" w:lineRule="auto"/>
        <w:rPr>
          <w:rFonts w:ascii="Times New Roman" w:eastAsia="SimSun" w:hAnsi="Times New Roman" w:cs="Times New Roman"/>
          <w:sz w:val="24"/>
          <w:szCs w:val="24"/>
          <w:lang w:val="en-US" w:eastAsia="en-US" w:bidi="en-US"/>
        </w:rPr>
      </w:pPr>
    </w:p>
    <w:p w14:paraId="3ACCDED1" w14:textId="608CC7B9" w:rsidR="004E5DD6" w:rsidRDefault="004E5DD6" w:rsidP="00EB3605">
      <w:pPr>
        <w:spacing w:after="0" w:line="360" w:lineRule="auto"/>
        <w:rPr>
          <w:rFonts w:ascii="Times New Roman" w:eastAsia="SimSun" w:hAnsi="Times New Roman" w:cs="Times New Roman"/>
          <w:sz w:val="24"/>
          <w:szCs w:val="24"/>
          <w:lang w:val="en-US" w:eastAsia="en-US" w:bidi="en-US"/>
        </w:rPr>
      </w:pPr>
    </w:p>
    <w:p w14:paraId="13D6EF35" w14:textId="37A3866B" w:rsidR="004E5DD6" w:rsidRDefault="004E5DD6" w:rsidP="00EB3605">
      <w:pPr>
        <w:spacing w:after="0" w:line="360" w:lineRule="auto"/>
        <w:rPr>
          <w:rFonts w:ascii="Times New Roman" w:eastAsia="SimSun" w:hAnsi="Times New Roman" w:cs="Times New Roman"/>
          <w:sz w:val="24"/>
          <w:szCs w:val="24"/>
          <w:lang w:val="en-US" w:eastAsia="en-US" w:bidi="en-US"/>
        </w:rPr>
      </w:pPr>
    </w:p>
    <w:p w14:paraId="17687943" w14:textId="1E00B045" w:rsidR="004E5DD6" w:rsidRDefault="004E5DD6" w:rsidP="00EB3605">
      <w:pPr>
        <w:spacing w:after="0" w:line="360" w:lineRule="auto"/>
        <w:rPr>
          <w:rFonts w:ascii="Times New Roman" w:eastAsia="SimSun" w:hAnsi="Times New Roman" w:cs="Times New Roman"/>
          <w:sz w:val="24"/>
          <w:szCs w:val="24"/>
          <w:lang w:val="en-US" w:eastAsia="en-US" w:bidi="en-US"/>
        </w:rPr>
      </w:pPr>
    </w:p>
    <w:p w14:paraId="1B7711FF" w14:textId="41FA2FB0" w:rsidR="004E5DD6" w:rsidRDefault="004E5DD6" w:rsidP="00EB3605">
      <w:pPr>
        <w:spacing w:after="0" w:line="360" w:lineRule="auto"/>
        <w:rPr>
          <w:rFonts w:ascii="Times New Roman" w:eastAsia="SimSun" w:hAnsi="Times New Roman" w:cs="Times New Roman"/>
          <w:sz w:val="24"/>
          <w:szCs w:val="24"/>
          <w:lang w:val="en-US" w:eastAsia="en-US" w:bidi="en-US"/>
        </w:rPr>
      </w:pPr>
    </w:p>
    <w:p w14:paraId="36045ACA" w14:textId="601BC7C7" w:rsidR="004E5DD6" w:rsidRDefault="004E5DD6" w:rsidP="00EB3605">
      <w:pPr>
        <w:spacing w:after="0" w:line="360" w:lineRule="auto"/>
        <w:rPr>
          <w:rFonts w:ascii="Times New Roman" w:eastAsia="SimSun" w:hAnsi="Times New Roman" w:cs="Times New Roman"/>
          <w:sz w:val="24"/>
          <w:szCs w:val="24"/>
          <w:lang w:val="en-US" w:eastAsia="en-US" w:bidi="en-US"/>
        </w:rPr>
      </w:pPr>
    </w:p>
    <w:p w14:paraId="24CC19AD" w14:textId="4501C967" w:rsidR="004E5DD6" w:rsidRDefault="004E5DD6" w:rsidP="00EB3605">
      <w:pPr>
        <w:spacing w:after="0" w:line="360" w:lineRule="auto"/>
        <w:rPr>
          <w:rFonts w:ascii="Times New Roman" w:eastAsia="SimSun" w:hAnsi="Times New Roman" w:cs="Times New Roman"/>
          <w:sz w:val="24"/>
          <w:szCs w:val="24"/>
          <w:lang w:val="en-US" w:eastAsia="en-US" w:bidi="en-US"/>
        </w:rPr>
      </w:pPr>
    </w:p>
    <w:p w14:paraId="7098602A" w14:textId="20AE0CBE" w:rsidR="004E5DD6" w:rsidRDefault="004E5DD6" w:rsidP="00EB3605">
      <w:pPr>
        <w:spacing w:after="0" w:line="360" w:lineRule="auto"/>
        <w:rPr>
          <w:rFonts w:ascii="Times New Roman" w:eastAsia="SimSun" w:hAnsi="Times New Roman" w:cs="Times New Roman"/>
          <w:sz w:val="24"/>
          <w:szCs w:val="24"/>
          <w:lang w:val="en-US" w:eastAsia="en-US" w:bidi="en-US"/>
        </w:rPr>
      </w:pPr>
    </w:p>
    <w:p w14:paraId="502B94A3" w14:textId="32F21339" w:rsidR="004E5DD6" w:rsidRDefault="004E5DD6" w:rsidP="00EB3605">
      <w:pPr>
        <w:spacing w:after="0" w:line="360" w:lineRule="auto"/>
        <w:rPr>
          <w:rFonts w:ascii="Times New Roman" w:eastAsia="SimSun" w:hAnsi="Times New Roman" w:cs="Times New Roman"/>
          <w:sz w:val="24"/>
          <w:szCs w:val="24"/>
          <w:lang w:val="en-US" w:eastAsia="en-US" w:bidi="en-US"/>
        </w:rPr>
      </w:pPr>
    </w:p>
    <w:p w14:paraId="0BD83BAA" w14:textId="0175A6F4" w:rsidR="004E5DD6" w:rsidRDefault="004E5DD6" w:rsidP="00EB3605">
      <w:pPr>
        <w:spacing w:after="0" w:line="360" w:lineRule="auto"/>
        <w:rPr>
          <w:rFonts w:ascii="Times New Roman" w:eastAsia="SimSun" w:hAnsi="Times New Roman" w:cs="Times New Roman"/>
          <w:sz w:val="24"/>
          <w:szCs w:val="24"/>
          <w:lang w:val="en-US" w:eastAsia="en-US" w:bidi="en-US"/>
        </w:rPr>
      </w:pPr>
    </w:p>
    <w:p w14:paraId="199288FA" w14:textId="259DAA5A" w:rsidR="004E5DD6" w:rsidRDefault="004E5DD6" w:rsidP="00EB3605">
      <w:pPr>
        <w:spacing w:after="0" w:line="360" w:lineRule="auto"/>
        <w:rPr>
          <w:rFonts w:ascii="Times New Roman" w:eastAsia="SimSun" w:hAnsi="Times New Roman" w:cs="Times New Roman"/>
          <w:sz w:val="24"/>
          <w:szCs w:val="24"/>
          <w:lang w:val="en-US" w:eastAsia="en-US" w:bidi="en-US"/>
        </w:rPr>
      </w:pPr>
    </w:p>
    <w:p w14:paraId="2C9D0145" w14:textId="1E468999" w:rsidR="004E5DD6" w:rsidRDefault="004E5DD6" w:rsidP="00EB3605">
      <w:pPr>
        <w:spacing w:after="0" w:line="360" w:lineRule="auto"/>
        <w:rPr>
          <w:rFonts w:ascii="Times New Roman" w:eastAsia="SimSun" w:hAnsi="Times New Roman" w:cs="Times New Roman"/>
          <w:sz w:val="24"/>
          <w:szCs w:val="24"/>
          <w:lang w:val="en-US" w:eastAsia="en-US" w:bidi="en-US"/>
        </w:rPr>
      </w:pPr>
    </w:p>
    <w:p w14:paraId="13198664" w14:textId="55457751" w:rsidR="004E5DD6" w:rsidRDefault="004E5DD6" w:rsidP="00EB3605">
      <w:pPr>
        <w:spacing w:after="0" w:line="360" w:lineRule="auto"/>
        <w:rPr>
          <w:rFonts w:ascii="Times New Roman" w:eastAsia="SimSun" w:hAnsi="Times New Roman" w:cs="Times New Roman"/>
          <w:sz w:val="24"/>
          <w:szCs w:val="24"/>
          <w:lang w:val="en-US" w:eastAsia="en-US" w:bidi="en-US"/>
        </w:rPr>
      </w:pPr>
    </w:p>
    <w:p w14:paraId="64FF3D78" w14:textId="2EE6216D" w:rsidR="004E5DD6" w:rsidRDefault="004E5DD6" w:rsidP="00EB3605">
      <w:pPr>
        <w:spacing w:after="0" w:line="360" w:lineRule="auto"/>
        <w:rPr>
          <w:rFonts w:ascii="Times New Roman" w:eastAsia="SimSun" w:hAnsi="Times New Roman" w:cs="Times New Roman"/>
          <w:sz w:val="24"/>
          <w:szCs w:val="24"/>
          <w:lang w:val="en-US" w:eastAsia="en-US" w:bidi="en-US"/>
        </w:rPr>
      </w:pPr>
    </w:p>
    <w:p w14:paraId="4D9D1D9A" w14:textId="1F856FF8" w:rsidR="004E5DD6" w:rsidRDefault="004E5DD6" w:rsidP="00EB3605">
      <w:pPr>
        <w:spacing w:after="0" w:line="360" w:lineRule="auto"/>
        <w:rPr>
          <w:rFonts w:ascii="Times New Roman" w:eastAsia="SimSun" w:hAnsi="Times New Roman" w:cs="Times New Roman"/>
          <w:sz w:val="24"/>
          <w:szCs w:val="24"/>
          <w:lang w:val="en-US" w:eastAsia="en-US" w:bidi="en-US"/>
        </w:rPr>
      </w:pPr>
    </w:p>
    <w:p w14:paraId="5D253A75" w14:textId="784091A3" w:rsidR="004E5DD6" w:rsidRDefault="004E5DD6" w:rsidP="00EB3605">
      <w:pPr>
        <w:spacing w:after="0" w:line="360" w:lineRule="auto"/>
        <w:rPr>
          <w:rFonts w:ascii="Times New Roman" w:eastAsia="SimSun" w:hAnsi="Times New Roman" w:cs="Times New Roman"/>
          <w:sz w:val="24"/>
          <w:szCs w:val="24"/>
          <w:lang w:val="en-US" w:eastAsia="en-US" w:bidi="en-US"/>
        </w:rPr>
      </w:pPr>
    </w:p>
    <w:p w14:paraId="60201313" w14:textId="4988994B" w:rsidR="004E5DD6" w:rsidRDefault="004E5DD6" w:rsidP="00EB3605">
      <w:pPr>
        <w:spacing w:after="0" w:line="360" w:lineRule="auto"/>
        <w:rPr>
          <w:rFonts w:ascii="Times New Roman" w:eastAsia="SimSun" w:hAnsi="Times New Roman" w:cs="Times New Roman"/>
          <w:sz w:val="24"/>
          <w:szCs w:val="24"/>
          <w:lang w:val="en-US" w:eastAsia="en-US" w:bidi="en-US"/>
        </w:rPr>
      </w:pPr>
    </w:p>
    <w:p w14:paraId="71369B05" w14:textId="77777777" w:rsidR="009427AF" w:rsidRDefault="009427AF" w:rsidP="00EB3605">
      <w:pPr>
        <w:spacing w:after="0" w:line="360" w:lineRule="auto"/>
        <w:rPr>
          <w:rFonts w:ascii="Times New Roman" w:eastAsia="SimSun" w:hAnsi="Times New Roman" w:cs="Times New Roman"/>
          <w:sz w:val="24"/>
          <w:szCs w:val="24"/>
          <w:lang w:val="en-US" w:eastAsia="en-US" w:bidi="en-US"/>
        </w:rPr>
      </w:pPr>
    </w:p>
    <w:p w14:paraId="01FCBDB6" w14:textId="77777777" w:rsidR="004E5DD6" w:rsidRPr="001737C6" w:rsidRDefault="0AD87873" w:rsidP="00C47491">
      <w:pPr>
        <w:pStyle w:val="Heading1"/>
        <w:jc w:val="center"/>
      </w:pPr>
      <w:bookmarkStart w:id="7" w:name="_Toc177135280"/>
      <w:r>
        <w:lastRenderedPageBreak/>
        <w:t>LIST OF SYMBOLS</w:t>
      </w:r>
      <w:bookmarkEnd w:id="7"/>
    </w:p>
    <w:p w14:paraId="5806AEA8" w14:textId="77777777" w:rsidR="004E5DD6" w:rsidRPr="001737C6" w:rsidRDefault="004E5DD6" w:rsidP="004E5DD6">
      <w:pPr>
        <w:spacing w:line="360" w:lineRule="auto"/>
        <w:rPr>
          <w:rFonts w:ascii="Times New Roman" w:hAnsi="Times New Roman"/>
        </w:rPr>
      </w:pPr>
    </w:p>
    <w:p w14:paraId="09C4CB19" w14:textId="77777777" w:rsidR="004E5DD6" w:rsidRPr="00EB3605" w:rsidRDefault="004E5DD6" w:rsidP="00EB3605">
      <w:pPr>
        <w:spacing w:after="0" w:line="360" w:lineRule="auto"/>
        <w:rPr>
          <w:rFonts w:ascii="Times New Roman" w:eastAsia="SimSun" w:hAnsi="Times New Roman" w:cs="Times New Roman"/>
          <w:sz w:val="24"/>
          <w:szCs w:val="24"/>
          <w:lang w:val="en-US" w:eastAsia="en-US" w:bidi="en-US"/>
        </w:rPr>
      </w:pPr>
    </w:p>
    <w:p w14:paraId="55A4E873" w14:textId="77777777" w:rsidR="00EB3605" w:rsidRPr="00EB3605" w:rsidRDefault="00EB3605" w:rsidP="00EB3605">
      <w:pPr>
        <w:spacing w:after="0" w:line="360" w:lineRule="auto"/>
        <w:rPr>
          <w:rFonts w:ascii="Times New Roman" w:eastAsia="SimSun" w:hAnsi="Times New Roman" w:cs="Times New Roman"/>
          <w:sz w:val="24"/>
          <w:szCs w:val="24"/>
          <w:lang w:val="en-US" w:eastAsia="en-US" w:bidi="en-US"/>
        </w:rPr>
      </w:pPr>
    </w:p>
    <w:p w14:paraId="327673DF" w14:textId="77777777" w:rsidR="00EB3605" w:rsidRPr="00EB3605" w:rsidRDefault="00EB3605" w:rsidP="00C47491">
      <w:pPr>
        <w:pStyle w:val="Heading1"/>
        <w:jc w:val="center"/>
      </w:pPr>
      <w:r w:rsidRPr="54185804">
        <w:rPr>
          <w:sz w:val="24"/>
          <w:szCs w:val="24"/>
        </w:rPr>
        <w:br w:type="page"/>
      </w:r>
      <w:bookmarkStart w:id="8" w:name="_Toc177135281"/>
      <w:r w:rsidR="7BE84CFA">
        <w:lastRenderedPageBreak/>
        <w:t>LIST OF ABBREVIATIONS</w:t>
      </w:r>
      <w:bookmarkEnd w:id="8"/>
    </w:p>
    <w:p w14:paraId="054801AA" w14:textId="77777777" w:rsidR="00EB3605" w:rsidRPr="00EB3605" w:rsidRDefault="00EB3605" w:rsidP="00EB3605">
      <w:pPr>
        <w:spacing w:after="0" w:line="360" w:lineRule="auto"/>
        <w:rPr>
          <w:rFonts w:ascii="Times New Roman" w:eastAsia="SimSun" w:hAnsi="Times New Roman" w:cs="Times New Roman"/>
          <w:sz w:val="24"/>
          <w:szCs w:val="24"/>
          <w:lang w:val="en-US" w:eastAsia="en-US" w:bidi="en-US"/>
        </w:rPr>
      </w:pPr>
    </w:p>
    <w:tbl>
      <w:tblPr>
        <w:tblW w:w="8892" w:type="dxa"/>
        <w:tblCellMar>
          <w:left w:w="72" w:type="dxa"/>
          <w:right w:w="72" w:type="dxa"/>
        </w:tblCellMar>
        <w:tblLook w:val="04A0" w:firstRow="1" w:lastRow="0" w:firstColumn="1" w:lastColumn="0" w:noHBand="0" w:noVBand="1"/>
      </w:tblPr>
      <w:tblGrid>
        <w:gridCol w:w="2232"/>
        <w:gridCol w:w="6660"/>
      </w:tblGrid>
      <w:tr w:rsidR="00EB3605" w:rsidRPr="00EB3605" w14:paraId="75FB2B47" w14:textId="77777777" w:rsidTr="00EB3605">
        <w:tc>
          <w:tcPr>
            <w:tcW w:w="2232" w:type="dxa"/>
            <w:hideMark/>
          </w:tcPr>
          <w:p w14:paraId="36748D75" w14:textId="794766FA" w:rsidR="00EB3605" w:rsidRPr="00EB3605" w:rsidRDefault="001B4246" w:rsidP="00EB3605">
            <w:pPr>
              <w:spacing w:after="0" w:line="360" w:lineRule="auto"/>
              <w:rPr>
                <w:rFonts w:ascii="Times New Roman" w:eastAsia="SimSun" w:hAnsi="Times New Roman" w:cs="Times New Roman"/>
                <w:i/>
                <w:iCs/>
                <w:sz w:val="24"/>
                <w:szCs w:val="24"/>
                <w:lang w:val="en-US" w:eastAsia="en-US" w:bidi="en-US"/>
              </w:rPr>
            </w:pPr>
            <w:r>
              <w:rPr>
                <w:rFonts w:ascii="Times New Roman" w:eastAsia="SimSun" w:hAnsi="Times New Roman" w:cs="Times New Roman"/>
                <w:i/>
                <w:iCs/>
                <w:sz w:val="24"/>
                <w:szCs w:val="24"/>
                <w:lang w:val="en-US" w:eastAsia="en-US" w:bidi="en-US"/>
              </w:rPr>
              <w:t xml:space="preserve">ADAS </w:t>
            </w:r>
            <w:r w:rsidR="00EB3605" w:rsidRPr="00EB3605">
              <w:rPr>
                <w:rFonts w:ascii="Times New Roman" w:eastAsia="SimSun" w:hAnsi="Times New Roman" w:cs="Times New Roman"/>
                <w:i/>
                <w:iCs/>
                <w:sz w:val="24"/>
                <w:szCs w:val="24"/>
                <w:lang w:val="en-US" w:eastAsia="en-US" w:bidi="en-US"/>
              </w:rPr>
              <w:t xml:space="preserve"> </w:t>
            </w:r>
          </w:p>
        </w:tc>
        <w:tc>
          <w:tcPr>
            <w:tcW w:w="6660" w:type="dxa"/>
            <w:hideMark/>
          </w:tcPr>
          <w:p w14:paraId="30638BE9" w14:textId="2CA8087E" w:rsidR="00EB3605" w:rsidRPr="00EB3605" w:rsidRDefault="001B4246" w:rsidP="00EB3605">
            <w:pPr>
              <w:tabs>
                <w:tab w:val="center" w:pos="4320"/>
                <w:tab w:val="right" w:pos="8640"/>
              </w:tabs>
              <w:spacing w:after="0" w:line="360" w:lineRule="auto"/>
              <w:rPr>
                <w:rFonts w:ascii="Times New Roman" w:eastAsia="SimSun" w:hAnsi="Times New Roman" w:cs="Times New Roman"/>
                <w:sz w:val="24"/>
                <w:szCs w:val="24"/>
                <w:lang w:val="en-US" w:eastAsia="en-US" w:bidi="en-US"/>
              </w:rPr>
            </w:pPr>
            <w:r w:rsidRPr="6DBBF111">
              <w:rPr>
                <w:rFonts w:ascii="Times New Roman" w:eastAsia="Times New Roman" w:hAnsi="Times New Roman" w:cs="Times New Roman"/>
                <w:sz w:val="24"/>
                <w:szCs w:val="24"/>
                <w:lang w:val="en-US"/>
              </w:rPr>
              <w:t>Advanced Driver Assistance System</w:t>
            </w:r>
          </w:p>
        </w:tc>
      </w:tr>
      <w:tr w:rsidR="00EB3605" w:rsidRPr="00EB3605" w14:paraId="36BC1B66" w14:textId="77777777" w:rsidTr="00EB3605">
        <w:tc>
          <w:tcPr>
            <w:tcW w:w="2232" w:type="dxa"/>
            <w:hideMark/>
          </w:tcPr>
          <w:p w14:paraId="3FB8477E" w14:textId="1FF1C0AE" w:rsidR="00EB3605" w:rsidRPr="00EB3605" w:rsidRDefault="001B4246" w:rsidP="00EB3605">
            <w:pPr>
              <w:tabs>
                <w:tab w:val="center" w:pos="4320"/>
                <w:tab w:val="right" w:pos="8640"/>
              </w:tabs>
              <w:spacing w:after="0" w:line="360" w:lineRule="auto"/>
              <w:rPr>
                <w:rFonts w:ascii="Times New Roman" w:eastAsia="SimSun" w:hAnsi="Times New Roman" w:cs="Times New Roman"/>
                <w:i/>
                <w:iCs/>
                <w:sz w:val="24"/>
                <w:szCs w:val="24"/>
                <w:lang w:val="en-US" w:eastAsia="en-US" w:bidi="en-US"/>
              </w:rPr>
            </w:pPr>
            <w:r>
              <w:rPr>
                <w:rFonts w:ascii="Times New Roman" w:eastAsia="SimSun" w:hAnsi="Times New Roman" w:cs="Times New Roman"/>
                <w:i/>
                <w:iCs/>
                <w:sz w:val="24"/>
                <w:szCs w:val="24"/>
                <w:lang w:val="en-US" w:eastAsia="en-US" w:bidi="en-US"/>
              </w:rPr>
              <w:t>CNN</w:t>
            </w:r>
          </w:p>
        </w:tc>
        <w:tc>
          <w:tcPr>
            <w:tcW w:w="6660" w:type="dxa"/>
            <w:hideMark/>
          </w:tcPr>
          <w:p w14:paraId="1B9B7AA0" w14:textId="5F5DF8A2" w:rsidR="00EB3605" w:rsidRPr="00EB3605" w:rsidRDefault="001B4246" w:rsidP="00EB3605">
            <w:pPr>
              <w:spacing w:after="0" w:line="360" w:lineRule="auto"/>
              <w:rPr>
                <w:rFonts w:ascii="Times New Roman" w:eastAsia="SimSun" w:hAnsi="Times New Roman" w:cs="Times New Roman"/>
                <w:sz w:val="24"/>
                <w:szCs w:val="24"/>
                <w:lang w:val="en-US" w:eastAsia="en-US" w:bidi="en-US"/>
              </w:rPr>
            </w:pPr>
            <w:r w:rsidRPr="6611DAD1">
              <w:rPr>
                <w:rFonts w:ascii="Times New Roman" w:eastAsia="Times New Roman" w:hAnsi="Times New Roman" w:cs="Times New Roman"/>
                <w:sz w:val="24"/>
                <w:szCs w:val="24"/>
              </w:rPr>
              <w:t>Convolutional Neural Networks</w:t>
            </w:r>
          </w:p>
        </w:tc>
      </w:tr>
      <w:tr w:rsidR="00EB3605" w:rsidRPr="00EB3605" w14:paraId="730FC4D5" w14:textId="77777777" w:rsidTr="00EB3605">
        <w:tc>
          <w:tcPr>
            <w:tcW w:w="2232" w:type="dxa"/>
            <w:hideMark/>
          </w:tcPr>
          <w:p w14:paraId="6973F8A3" w14:textId="684A4E7B" w:rsidR="00EB3605" w:rsidRPr="00EB3605" w:rsidRDefault="001B4246" w:rsidP="00EB3605">
            <w:pPr>
              <w:spacing w:after="0" w:line="360" w:lineRule="auto"/>
              <w:rPr>
                <w:rFonts w:ascii="Times New Roman" w:eastAsia="SimSun" w:hAnsi="Times New Roman" w:cs="Times New Roman"/>
                <w:i/>
                <w:iCs/>
                <w:sz w:val="24"/>
                <w:szCs w:val="24"/>
                <w:lang w:val="en-US" w:eastAsia="en-US" w:bidi="en-US"/>
              </w:rPr>
            </w:pPr>
            <w:r w:rsidRPr="6DBBF111">
              <w:rPr>
                <w:rFonts w:ascii="Times New Roman" w:eastAsia="Times New Roman" w:hAnsi="Times New Roman" w:cs="Times New Roman"/>
                <w:sz w:val="24"/>
                <w:szCs w:val="24"/>
              </w:rPr>
              <w:t>(CHE)</w:t>
            </w:r>
          </w:p>
        </w:tc>
        <w:tc>
          <w:tcPr>
            <w:tcW w:w="6660" w:type="dxa"/>
            <w:hideMark/>
          </w:tcPr>
          <w:p w14:paraId="2116643A" w14:textId="6DD5D420" w:rsidR="00EB3605" w:rsidRPr="00EB3605" w:rsidRDefault="001B4246" w:rsidP="00EB3605">
            <w:pPr>
              <w:spacing w:after="0" w:line="360" w:lineRule="auto"/>
              <w:rPr>
                <w:rFonts w:ascii="Times New Roman" w:eastAsia="SimSun" w:hAnsi="Times New Roman" w:cs="Times New Roman"/>
                <w:sz w:val="24"/>
                <w:szCs w:val="24"/>
                <w:lang w:val="en-US" w:eastAsia="en-US" w:bidi="en-US"/>
              </w:rPr>
            </w:pPr>
            <w:r w:rsidRPr="6DBBF111">
              <w:rPr>
                <w:rFonts w:ascii="Times New Roman" w:eastAsia="Times New Roman" w:hAnsi="Times New Roman" w:cs="Times New Roman"/>
                <w:sz w:val="24"/>
                <w:szCs w:val="24"/>
              </w:rPr>
              <w:t>Contrast-limited Adaptive Histogram Equalization</w:t>
            </w:r>
          </w:p>
        </w:tc>
      </w:tr>
      <w:tr w:rsidR="00EB3605" w:rsidRPr="00EB3605" w14:paraId="25F65755" w14:textId="77777777" w:rsidTr="00EB3605">
        <w:tc>
          <w:tcPr>
            <w:tcW w:w="2232" w:type="dxa"/>
            <w:hideMark/>
          </w:tcPr>
          <w:p w14:paraId="3EFF0F52" w14:textId="4D64E491" w:rsidR="00EB3605" w:rsidRPr="00EB3605" w:rsidRDefault="001B4246" w:rsidP="00EB3605">
            <w:pPr>
              <w:spacing w:after="0" w:line="360" w:lineRule="auto"/>
              <w:rPr>
                <w:rFonts w:ascii="Times New Roman" w:eastAsia="SimSun" w:hAnsi="Times New Roman" w:cs="Times New Roman"/>
                <w:i/>
                <w:iCs/>
                <w:sz w:val="24"/>
                <w:szCs w:val="24"/>
                <w:lang w:val="en-US" w:eastAsia="en-US" w:bidi="en-US"/>
              </w:rPr>
            </w:pPr>
            <w:r w:rsidRPr="4D05434A">
              <w:rPr>
                <w:rFonts w:ascii="Times New Roman" w:eastAsia="Times New Roman" w:hAnsi="Times New Roman" w:cs="Times New Roman"/>
                <w:sz w:val="24"/>
                <w:szCs w:val="24"/>
                <w:lang w:val="en-US"/>
              </w:rPr>
              <w:t>TSC</w:t>
            </w:r>
          </w:p>
        </w:tc>
        <w:tc>
          <w:tcPr>
            <w:tcW w:w="6660" w:type="dxa"/>
            <w:hideMark/>
          </w:tcPr>
          <w:p w14:paraId="59FBA503" w14:textId="6D469ADA" w:rsidR="00EB3605" w:rsidRPr="00EB3605" w:rsidRDefault="001B4246" w:rsidP="00EB3605">
            <w:pPr>
              <w:spacing w:after="0" w:line="360" w:lineRule="auto"/>
              <w:rPr>
                <w:rFonts w:ascii="Times New Roman" w:eastAsia="SimSun" w:hAnsi="Times New Roman" w:cs="Times New Roman"/>
                <w:sz w:val="24"/>
                <w:szCs w:val="24"/>
                <w:lang w:val="en-US" w:eastAsia="en-US" w:bidi="en-US"/>
              </w:rPr>
            </w:pPr>
            <w:r>
              <w:rPr>
                <w:rFonts w:ascii="Times New Roman" w:eastAsia="Times New Roman" w:hAnsi="Times New Roman" w:cs="Times New Roman"/>
                <w:sz w:val="24"/>
                <w:szCs w:val="24"/>
                <w:lang w:val="en-US"/>
              </w:rPr>
              <w:t>T</w:t>
            </w:r>
            <w:r w:rsidRPr="4D05434A">
              <w:rPr>
                <w:rFonts w:ascii="Times New Roman" w:eastAsia="Times New Roman" w:hAnsi="Times New Roman" w:cs="Times New Roman"/>
                <w:sz w:val="24"/>
                <w:szCs w:val="24"/>
                <w:lang w:val="en-US"/>
              </w:rPr>
              <w:t xml:space="preserve">raffic </w:t>
            </w:r>
            <w:r>
              <w:rPr>
                <w:rFonts w:ascii="Times New Roman" w:eastAsia="Times New Roman" w:hAnsi="Times New Roman" w:cs="Times New Roman"/>
                <w:sz w:val="24"/>
                <w:szCs w:val="24"/>
                <w:lang w:val="en-US"/>
              </w:rPr>
              <w:t>S</w:t>
            </w:r>
            <w:r w:rsidRPr="4D05434A">
              <w:rPr>
                <w:rFonts w:ascii="Times New Roman" w:eastAsia="Times New Roman" w:hAnsi="Times New Roman" w:cs="Times New Roman"/>
                <w:sz w:val="24"/>
                <w:szCs w:val="24"/>
                <w:lang w:val="en-US"/>
              </w:rPr>
              <w:t xml:space="preserve">ign </w:t>
            </w:r>
            <w:r>
              <w:rPr>
                <w:rFonts w:ascii="Times New Roman" w:eastAsia="Times New Roman" w:hAnsi="Times New Roman" w:cs="Times New Roman"/>
                <w:sz w:val="24"/>
                <w:szCs w:val="24"/>
                <w:lang w:val="en-US"/>
              </w:rPr>
              <w:t>C</w:t>
            </w:r>
            <w:r w:rsidRPr="4D05434A">
              <w:rPr>
                <w:rFonts w:ascii="Times New Roman" w:eastAsia="Times New Roman" w:hAnsi="Times New Roman" w:cs="Times New Roman"/>
                <w:sz w:val="24"/>
                <w:szCs w:val="24"/>
                <w:lang w:val="en-US"/>
              </w:rPr>
              <w:t>lassification</w:t>
            </w:r>
          </w:p>
        </w:tc>
      </w:tr>
      <w:tr w:rsidR="00EB3605" w:rsidRPr="00EB3605" w14:paraId="059695FE" w14:textId="77777777" w:rsidTr="00EB3605">
        <w:tc>
          <w:tcPr>
            <w:tcW w:w="2232" w:type="dxa"/>
            <w:hideMark/>
          </w:tcPr>
          <w:p w14:paraId="7681194A" w14:textId="00D652E8" w:rsidR="00EB3605" w:rsidRPr="00EB3605" w:rsidRDefault="001B4246" w:rsidP="00EB3605">
            <w:pPr>
              <w:spacing w:after="0" w:line="360" w:lineRule="auto"/>
              <w:rPr>
                <w:rFonts w:ascii="Times New Roman" w:eastAsia="SimSun" w:hAnsi="Times New Roman" w:cs="Times New Roman"/>
                <w:i/>
                <w:iCs/>
                <w:sz w:val="24"/>
                <w:szCs w:val="24"/>
                <w:lang w:val="en-US" w:eastAsia="en-US" w:bidi="en-US"/>
              </w:rPr>
            </w:pPr>
            <w:r>
              <w:rPr>
                <w:rFonts w:ascii="Times New Roman" w:eastAsia="SimSun" w:hAnsi="Times New Roman" w:cs="Times New Roman"/>
                <w:i/>
                <w:iCs/>
                <w:sz w:val="24"/>
                <w:szCs w:val="24"/>
                <w:lang w:val="en-US" w:eastAsia="en-US" w:bidi="en-US"/>
              </w:rPr>
              <w:t>CV</w:t>
            </w:r>
          </w:p>
        </w:tc>
        <w:tc>
          <w:tcPr>
            <w:tcW w:w="6660" w:type="dxa"/>
            <w:hideMark/>
          </w:tcPr>
          <w:p w14:paraId="51B41BAD" w14:textId="263C1BB1" w:rsidR="00EB3605" w:rsidRPr="00EB3605" w:rsidRDefault="001B4246" w:rsidP="00EB3605">
            <w:pPr>
              <w:spacing w:after="0" w:line="360" w:lineRule="auto"/>
              <w:rPr>
                <w:rFonts w:ascii="Times New Roman" w:eastAsia="SimSun" w:hAnsi="Times New Roman" w:cs="Times New Roman"/>
                <w:sz w:val="24"/>
                <w:szCs w:val="24"/>
                <w:lang w:val="en-US" w:eastAsia="en-US" w:bidi="en-US"/>
              </w:rPr>
            </w:pPr>
            <w:r>
              <w:rPr>
                <w:rFonts w:ascii="Times New Roman" w:eastAsia="Times New Roman" w:hAnsi="Times New Roman" w:cs="Times New Roman"/>
                <w:sz w:val="24"/>
                <w:szCs w:val="24"/>
                <w:lang w:val="en-US"/>
              </w:rPr>
              <w:t>C</w:t>
            </w:r>
            <w:r w:rsidRPr="4D05434A">
              <w:rPr>
                <w:rFonts w:ascii="Times New Roman" w:eastAsia="Times New Roman" w:hAnsi="Times New Roman" w:cs="Times New Roman"/>
                <w:sz w:val="24"/>
                <w:szCs w:val="24"/>
                <w:lang w:val="en-US"/>
              </w:rPr>
              <w:t xml:space="preserve">omputer </w:t>
            </w:r>
            <w:r>
              <w:rPr>
                <w:rFonts w:ascii="Times New Roman" w:eastAsia="Times New Roman" w:hAnsi="Times New Roman" w:cs="Times New Roman"/>
                <w:sz w:val="24"/>
                <w:szCs w:val="24"/>
                <w:lang w:val="en-US"/>
              </w:rPr>
              <w:t>V</w:t>
            </w:r>
            <w:r w:rsidRPr="4D05434A">
              <w:rPr>
                <w:rFonts w:ascii="Times New Roman" w:eastAsia="Times New Roman" w:hAnsi="Times New Roman" w:cs="Times New Roman"/>
                <w:sz w:val="24"/>
                <w:szCs w:val="24"/>
                <w:lang w:val="en-US"/>
              </w:rPr>
              <w:t>ision</w:t>
            </w:r>
          </w:p>
        </w:tc>
      </w:tr>
      <w:tr w:rsidR="001B4246" w:rsidRPr="00EB3605" w14:paraId="32A8CC09" w14:textId="77777777" w:rsidTr="00EB3605">
        <w:tc>
          <w:tcPr>
            <w:tcW w:w="2232" w:type="dxa"/>
          </w:tcPr>
          <w:p w14:paraId="359911A0" w14:textId="4A4B3FC7" w:rsidR="001B4246" w:rsidRDefault="001B4246" w:rsidP="00EB3605">
            <w:pPr>
              <w:spacing w:after="0" w:line="360" w:lineRule="auto"/>
              <w:rPr>
                <w:rFonts w:ascii="Times New Roman" w:eastAsia="SimSun" w:hAnsi="Times New Roman" w:cs="Times New Roman"/>
                <w:i/>
                <w:iCs/>
                <w:sz w:val="24"/>
                <w:szCs w:val="24"/>
                <w:lang w:val="en-US" w:eastAsia="en-US" w:bidi="en-US"/>
              </w:rPr>
            </w:pPr>
            <w:r>
              <w:rPr>
                <w:rFonts w:ascii="Times New Roman" w:eastAsia="SimSun" w:hAnsi="Times New Roman" w:cs="Times New Roman"/>
                <w:i/>
                <w:iCs/>
                <w:sz w:val="24"/>
                <w:szCs w:val="24"/>
                <w:lang w:val="en-US" w:eastAsia="en-US" w:bidi="en-US"/>
              </w:rPr>
              <w:t>HSV</w:t>
            </w:r>
          </w:p>
        </w:tc>
        <w:tc>
          <w:tcPr>
            <w:tcW w:w="6660" w:type="dxa"/>
          </w:tcPr>
          <w:p w14:paraId="4C45F3DA" w14:textId="5A2DCA0E" w:rsidR="001B4246" w:rsidRDefault="001B4246" w:rsidP="00EB3605">
            <w:pPr>
              <w:spacing w:after="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Hue, Saturation, Va</w:t>
            </w:r>
            <w:r w:rsidR="00D47D99">
              <w:rPr>
                <w:rFonts w:ascii="Times New Roman" w:eastAsia="Times New Roman" w:hAnsi="Times New Roman" w:cs="Times New Roman"/>
                <w:sz w:val="24"/>
                <w:szCs w:val="24"/>
                <w:lang w:val="en-US"/>
              </w:rPr>
              <w:t>lue</w:t>
            </w:r>
          </w:p>
        </w:tc>
      </w:tr>
      <w:tr w:rsidR="00EB3605" w:rsidRPr="00EB3605" w14:paraId="4450E8EC" w14:textId="77777777" w:rsidTr="00EB3605">
        <w:tc>
          <w:tcPr>
            <w:tcW w:w="2232" w:type="dxa"/>
            <w:hideMark/>
          </w:tcPr>
          <w:p w14:paraId="7D04D217" w14:textId="5F9AAA59" w:rsidR="00EB3605" w:rsidRPr="00EB3605" w:rsidRDefault="001B4246" w:rsidP="00EB3605">
            <w:pPr>
              <w:spacing w:after="0" w:line="360" w:lineRule="auto"/>
              <w:rPr>
                <w:rFonts w:ascii="Times New Roman" w:eastAsia="SimSun" w:hAnsi="Times New Roman" w:cs="Times New Roman"/>
                <w:i/>
                <w:iCs/>
                <w:sz w:val="24"/>
                <w:szCs w:val="24"/>
                <w:lang w:val="en-US" w:eastAsia="en-US" w:bidi="en-US"/>
              </w:rPr>
            </w:pPr>
            <w:r w:rsidRPr="4D05434A">
              <w:rPr>
                <w:rFonts w:ascii="Times New Roman" w:eastAsia="Times New Roman" w:hAnsi="Times New Roman" w:cs="Times New Roman"/>
                <w:sz w:val="24"/>
                <w:szCs w:val="24"/>
              </w:rPr>
              <w:t>MSER</w:t>
            </w:r>
          </w:p>
        </w:tc>
        <w:tc>
          <w:tcPr>
            <w:tcW w:w="6660" w:type="dxa"/>
            <w:hideMark/>
          </w:tcPr>
          <w:p w14:paraId="3CFCABA0" w14:textId="13073278" w:rsidR="00EB3605" w:rsidRPr="00EB3605" w:rsidRDefault="001B4246" w:rsidP="00EB3605">
            <w:pPr>
              <w:spacing w:after="0" w:line="360" w:lineRule="auto"/>
              <w:rPr>
                <w:rFonts w:ascii="Times New Roman" w:eastAsia="SimSun" w:hAnsi="Times New Roman" w:cs="Times New Roman"/>
                <w:sz w:val="24"/>
                <w:szCs w:val="24"/>
                <w:lang w:val="en-US" w:eastAsia="en-US" w:bidi="en-US"/>
              </w:rPr>
            </w:pPr>
            <w:r w:rsidRPr="4D05434A">
              <w:rPr>
                <w:rFonts w:ascii="Times New Roman" w:eastAsia="Times New Roman" w:hAnsi="Times New Roman" w:cs="Times New Roman"/>
                <w:sz w:val="24"/>
                <w:szCs w:val="24"/>
              </w:rPr>
              <w:t>Maximally Stable Extremal Region</w:t>
            </w:r>
          </w:p>
        </w:tc>
      </w:tr>
      <w:tr w:rsidR="00EB3605" w:rsidRPr="00EB3605" w14:paraId="0535F755" w14:textId="77777777" w:rsidTr="00EB3605">
        <w:tc>
          <w:tcPr>
            <w:tcW w:w="2232" w:type="dxa"/>
            <w:hideMark/>
          </w:tcPr>
          <w:p w14:paraId="6F0490BB" w14:textId="5F828AD1" w:rsidR="00EB3605" w:rsidRPr="00EB3605" w:rsidRDefault="001B4246" w:rsidP="00EB3605">
            <w:pPr>
              <w:spacing w:after="0" w:line="360" w:lineRule="auto"/>
              <w:rPr>
                <w:rFonts w:ascii="Times New Roman" w:eastAsia="SimSun" w:hAnsi="Times New Roman" w:cs="Times New Roman"/>
                <w:i/>
                <w:iCs/>
                <w:sz w:val="24"/>
                <w:szCs w:val="24"/>
                <w:lang w:val="en-US" w:eastAsia="en-US" w:bidi="en-US"/>
              </w:rPr>
            </w:pPr>
            <w:r w:rsidRPr="4D05434A">
              <w:rPr>
                <w:rFonts w:ascii="Times New Roman" w:eastAsia="Times New Roman" w:hAnsi="Times New Roman" w:cs="Times New Roman"/>
                <w:sz w:val="24"/>
                <w:szCs w:val="24"/>
              </w:rPr>
              <w:t>HOG</w:t>
            </w:r>
          </w:p>
        </w:tc>
        <w:tc>
          <w:tcPr>
            <w:tcW w:w="6660" w:type="dxa"/>
            <w:hideMark/>
          </w:tcPr>
          <w:p w14:paraId="1D313E76" w14:textId="401256DF" w:rsidR="00EB3605" w:rsidRPr="00EB3605" w:rsidRDefault="001B4246" w:rsidP="00EB3605">
            <w:pPr>
              <w:spacing w:after="0" w:line="360" w:lineRule="auto"/>
              <w:rPr>
                <w:rFonts w:ascii="Times New Roman" w:eastAsia="SimSun" w:hAnsi="Times New Roman" w:cs="Times New Roman"/>
                <w:sz w:val="24"/>
                <w:szCs w:val="24"/>
                <w:lang w:val="en-US" w:eastAsia="en-US" w:bidi="en-US"/>
              </w:rPr>
            </w:pPr>
            <w:r>
              <w:rPr>
                <w:rFonts w:ascii="Times New Roman" w:eastAsia="Times New Roman" w:hAnsi="Times New Roman" w:cs="Times New Roman"/>
                <w:sz w:val="24"/>
                <w:szCs w:val="24"/>
              </w:rPr>
              <w:t>Histogram of Oriented Gradient</w:t>
            </w:r>
          </w:p>
        </w:tc>
      </w:tr>
      <w:tr w:rsidR="001B4246" w:rsidRPr="00EB3605" w14:paraId="60037870" w14:textId="77777777" w:rsidTr="00EB3605">
        <w:tc>
          <w:tcPr>
            <w:tcW w:w="2232" w:type="dxa"/>
          </w:tcPr>
          <w:p w14:paraId="59666FAD" w14:textId="5E564E80" w:rsidR="001B4246" w:rsidRPr="4D05434A" w:rsidRDefault="001B4246"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p>
        </w:tc>
        <w:tc>
          <w:tcPr>
            <w:tcW w:w="6660" w:type="dxa"/>
          </w:tcPr>
          <w:p w14:paraId="49D73470" w14:textId="7C6AA472" w:rsidR="001B4246" w:rsidRDefault="001B4246"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w:t>
            </w:r>
          </w:p>
        </w:tc>
      </w:tr>
      <w:tr w:rsidR="001B4246" w:rsidRPr="00EB3605" w14:paraId="653B68BE" w14:textId="77777777" w:rsidTr="00EB3605">
        <w:tc>
          <w:tcPr>
            <w:tcW w:w="2232" w:type="dxa"/>
          </w:tcPr>
          <w:p w14:paraId="40926E1E" w14:textId="3E08B852" w:rsidR="001B4246" w:rsidRPr="4D05434A" w:rsidRDefault="001B4246" w:rsidP="00EB3605">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RBF</w:t>
            </w:r>
          </w:p>
        </w:tc>
        <w:tc>
          <w:tcPr>
            <w:tcW w:w="6660" w:type="dxa"/>
          </w:tcPr>
          <w:p w14:paraId="4C9758ED" w14:textId="3BD7D1C7" w:rsidR="001B4246" w:rsidRDefault="001B4246"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Radial Basis Function</w:t>
            </w:r>
          </w:p>
        </w:tc>
      </w:tr>
      <w:tr w:rsidR="001B4246" w:rsidRPr="00EB3605" w14:paraId="7DCA5DDB" w14:textId="77777777" w:rsidTr="00EB3605">
        <w:tc>
          <w:tcPr>
            <w:tcW w:w="2232" w:type="dxa"/>
          </w:tcPr>
          <w:p w14:paraId="7C1C0C2E" w14:textId="536A7677" w:rsidR="001B4246" w:rsidRPr="4D05434A" w:rsidRDefault="001B4246" w:rsidP="00EB3605">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CLAHE</w:t>
            </w:r>
          </w:p>
        </w:tc>
        <w:tc>
          <w:tcPr>
            <w:tcW w:w="6660" w:type="dxa"/>
          </w:tcPr>
          <w:p w14:paraId="5B0C3140" w14:textId="4C381EF2" w:rsidR="001B4246" w:rsidRDefault="001B4246" w:rsidP="001B4246">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Contrast Limited Adaptive Histogram Equalization</w:t>
            </w:r>
          </w:p>
        </w:tc>
      </w:tr>
      <w:tr w:rsidR="001B4246" w:rsidRPr="00EB3605" w14:paraId="51C9C509" w14:textId="77777777" w:rsidTr="00EB3605">
        <w:tc>
          <w:tcPr>
            <w:tcW w:w="2232" w:type="dxa"/>
          </w:tcPr>
          <w:p w14:paraId="0301FFC5" w14:textId="4999776E" w:rsidR="001B4246" w:rsidRPr="4D05434A" w:rsidRDefault="00D47D99" w:rsidP="00EB3605">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GTSDB</w:t>
            </w:r>
          </w:p>
        </w:tc>
        <w:tc>
          <w:tcPr>
            <w:tcW w:w="6660" w:type="dxa"/>
          </w:tcPr>
          <w:p w14:paraId="7EBDC8B5" w14:textId="4083598F" w:rsidR="001B4246" w:rsidRDefault="00D47D99"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German Traffic Sign Detection </w:t>
            </w:r>
            <w:proofErr w:type="spellStart"/>
            <w:r>
              <w:rPr>
                <w:rFonts w:ascii="Times New Roman" w:eastAsia="Times New Roman" w:hAnsi="Times New Roman" w:cs="Times New Roman"/>
                <w:sz w:val="24"/>
                <w:szCs w:val="24"/>
              </w:rPr>
              <w:t>Bechmark</w:t>
            </w:r>
            <w:proofErr w:type="spellEnd"/>
          </w:p>
        </w:tc>
      </w:tr>
      <w:tr w:rsidR="001B4246" w:rsidRPr="00EB3605" w14:paraId="5376EB1F" w14:textId="77777777" w:rsidTr="00EB3605">
        <w:tc>
          <w:tcPr>
            <w:tcW w:w="2232" w:type="dxa"/>
          </w:tcPr>
          <w:p w14:paraId="0A5BB9CE" w14:textId="19B7DD37" w:rsidR="001B4246" w:rsidRPr="4D05434A" w:rsidRDefault="00D47D99" w:rsidP="00EB3605">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CTSD</w:t>
            </w:r>
          </w:p>
        </w:tc>
        <w:tc>
          <w:tcPr>
            <w:tcW w:w="6660" w:type="dxa"/>
          </w:tcPr>
          <w:p w14:paraId="7BF3CFC6" w14:textId="435D178B" w:rsidR="00D47D99" w:rsidRDefault="00D47D99"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Chinese Traffic Sign Dataset</w:t>
            </w:r>
          </w:p>
        </w:tc>
      </w:tr>
      <w:tr w:rsidR="001B4246" w:rsidRPr="00EB3605" w14:paraId="7FEC27E1" w14:textId="77777777" w:rsidTr="00EB3605">
        <w:tc>
          <w:tcPr>
            <w:tcW w:w="2232" w:type="dxa"/>
          </w:tcPr>
          <w:p w14:paraId="54D0B199" w14:textId="0348C50F" w:rsidR="001B4246" w:rsidRPr="4D05434A" w:rsidRDefault="00D47D99"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GPU</w:t>
            </w:r>
          </w:p>
        </w:tc>
        <w:tc>
          <w:tcPr>
            <w:tcW w:w="6660" w:type="dxa"/>
          </w:tcPr>
          <w:p w14:paraId="653A12B2" w14:textId="3201149B" w:rsidR="001B4246" w:rsidRDefault="00D47D99"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Graphics Processing Unit</w:t>
            </w:r>
          </w:p>
        </w:tc>
      </w:tr>
      <w:tr w:rsidR="001B4246" w:rsidRPr="00EB3605" w14:paraId="62EE23B8" w14:textId="77777777" w:rsidTr="00EB3605">
        <w:tc>
          <w:tcPr>
            <w:tcW w:w="2232" w:type="dxa"/>
          </w:tcPr>
          <w:p w14:paraId="6E08D51F" w14:textId="5842EFA2" w:rsidR="001B4246" w:rsidRPr="4D05434A" w:rsidRDefault="00D47D99" w:rsidP="00EB3605">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ITS</w:t>
            </w:r>
          </w:p>
        </w:tc>
        <w:tc>
          <w:tcPr>
            <w:tcW w:w="6660" w:type="dxa"/>
          </w:tcPr>
          <w:p w14:paraId="63E4FDEC" w14:textId="77902ECF" w:rsidR="001B4246" w:rsidRDefault="00D47D99" w:rsidP="00EB3605">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Intelligent Transportation Systems</w:t>
            </w:r>
          </w:p>
        </w:tc>
      </w:tr>
      <w:tr w:rsidR="001B4246" w:rsidRPr="00EB3605" w14:paraId="2B6D0B2B" w14:textId="77777777" w:rsidTr="00EB3605">
        <w:tc>
          <w:tcPr>
            <w:tcW w:w="2232" w:type="dxa"/>
          </w:tcPr>
          <w:p w14:paraId="15F4DEFE" w14:textId="07912B96" w:rsidR="001B4246" w:rsidRPr="4D05434A" w:rsidRDefault="00D47D99"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RGB</w:t>
            </w:r>
          </w:p>
        </w:tc>
        <w:tc>
          <w:tcPr>
            <w:tcW w:w="6660" w:type="dxa"/>
          </w:tcPr>
          <w:p w14:paraId="6E1B6134" w14:textId="28D0F340" w:rsidR="001B4246" w:rsidRDefault="00D47D99"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 Green, Blue</w:t>
            </w:r>
          </w:p>
        </w:tc>
      </w:tr>
      <w:tr w:rsidR="001B4246" w:rsidRPr="00EB3605" w14:paraId="53EECA63" w14:textId="77777777" w:rsidTr="00EB3605">
        <w:tc>
          <w:tcPr>
            <w:tcW w:w="2232" w:type="dxa"/>
          </w:tcPr>
          <w:p w14:paraId="30A1FC62" w14:textId="1FC032E8" w:rsidR="001B4246" w:rsidRPr="4D05434A" w:rsidRDefault="00D47D99"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HSI</w:t>
            </w:r>
          </w:p>
        </w:tc>
        <w:tc>
          <w:tcPr>
            <w:tcW w:w="6660" w:type="dxa"/>
          </w:tcPr>
          <w:p w14:paraId="515C106B" w14:textId="3A2093BA" w:rsidR="001B4246" w:rsidRDefault="00D47D99"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Hue, Saturation, Intensity</w:t>
            </w:r>
          </w:p>
        </w:tc>
      </w:tr>
      <w:tr w:rsidR="001B4246" w:rsidRPr="00EB3605" w14:paraId="6883A5EE" w14:textId="77777777" w:rsidTr="00EB3605">
        <w:tc>
          <w:tcPr>
            <w:tcW w:w="2232" w:type="dxa"/>
          </w:tcPr>
          <w:p w14:paraId="5BA9E93A" w14:textId="254F2F30" w:rsidR="001B4246" w:rsidRPr="4D05434A" w:rsidRDefault="00D47D99" w:rsidP="00EB3605">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rPr>
              <w:t>BRISK</w:t>
            </w:r>
          </w:p>
        </w:tc>
        <w:tc>
          <w:tcPr>
            <w:tcW w:w="6660" w:type="dxa"/>
          </w:tcPr>
          <w:p w14:paraId="206547E3" w14:textId="084CA41F" w:rsidR="001B4246" w:rsidRDefault="00D47D99" w:rsidP="00EB3605">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rPr>
              <w:t xml:space="preserve">Binary Robust Invariant Scalable </w:t>
            </w:r>
            <w:proofErr w:type="spellStart"/>
            <w:r w:rsidRPr="4D05434A">
              <w:rPr>
                <w:rFonts w:ascii="Times New Roman" w:eastAsia="Times New Roman" w:hAnsi="Times New Roman" w:cs="Times New Roman"/>
              </w:rPr>
              <w:t>Keypoints</w:t>
            </w:r>
            <w:proofErr w:type="spellEnd"/>
          </w:p>
        </w:tc>
      </w:tr>
      <w:tr w:rsidR="001B4246" w:rsidRPr="00EB3605" w14:paraId="769F376C" w14:textId="77777777" w:rsidTr="00EB3605">
        <w:tc>
          <w:tcPr>
            <w:tcW w:w="2232" w:type="dxa"/>
          </w:tcPr>
          <w:p w14:paraId="5BE460FF" w14:textId="6ECB70B0" w:rsidR="001B4246" w:rsidRPr="4D05434A" w:rsidRDefault="00D47D99" w:rsidP="00EB3605">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TSR</w:t>
            </w:r>
          </w:p>
        </w:tc>
        <w:tc>
          <w:tcPr>
            <w:tcW w:w="6660" w:type="dxa"/>
          </w:tcPr>
          <w:p w14:paraId="636A0DC5" w14:textId="403AA011" w:rsidR="001B4246" w:rsidRDefault="00D47D99"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4D05434A">
              <w:rPr>
                <w:rFonts w:ascii="Times New Roman" w:eastAsia="Times New Roman" w:hAnsi="Times New Roman" w:cs="Times New Roman"/>
                <w:sz w:val="24"/>
                <w:szCs w:val="24"/>
              </w:rPr>
              <w:t xml:space="preserve">raffic </w:t>
            </w:r>
            <w:r>
              <w:rPr>
                <w:rFonts w:ascii="Times New Roman" w:eastAsia="Times New Roman" w:hAnsi="Times New Roman" w:cs="Times New Roman"/>
                <w:sz w:val="24"/>
                <w:szCs w:val="24"/>
              </w:rPr>
              <w:t>S</w:t>
            </w:r>
            <w:r w:rsidRPr="4D05434A">
              <w:rPr>
                <w:rFonts w:ascii="Times New Roman" w:eastAsia="Times New Roman" w:hAnsi="Times New Roman" w:cs="Times New Roman"/>
                <w:sz w:val="24"/>
                <w:szCs w:val="24"/>
              </w:rPr>
              <w:t xml:space="preserve">ign </w:t>
            </w:r>
            <w:r>
              <w:rPr>
                <w:rFonts w:ascii="Times New Roman" w:eastAsia="Times New Roman" w:hAnsi="Times New Roman" w:cs="Times New Roman"/>
                <w:sz w:val="24"/>
                <w:szCs w:val="24"/>
              </w:rPr>
              <w:t>R</w:t>
            </w:r>
            <w:r w:rsidRPr="4D05434A">
              <w:rPr>
                <w:rFonts w:ascii="Times New Roman" w:eastAsia="Times New Roman" w:hAnsi="Times New Roman" w:cs="Times New Roman"/>
                <w:sz w:val="24"/>
                <w:szCs w:val="24"/>
              </w:rPr>
              <w:t>ecognition</w:t>
            </w:r>
          </w:p>
        </w:tc>
      </w:tr>
      <w:tr w:rsidR="001B4246" w:rsidRPr="00EB3605" w14:paraId="18A22C05" w14:textId="77777777" w:rsidTr="00EB3605">
        <w:tc>
          <w:tcPr>
            <w:tcW w:w="2232" w:type="dxa"/>
          </w:tcPr>
          <w:p w14:paraId="457BA994" w14:textId="3EA3960A" w:rsidR="001B4246" w:rsidRPr="4D05434A" w:rsidRDefault="00D47D99" w:rsidP="00EB3605">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DT</w:t>
            </w:r>
          </w:p>
        </w:tc>
        <w:tc>
          <w:tcPr>
            <w:tcW w:w="6660" w:type="dxa"/>
          </w:tcPr>
          <w:p w14:paraId="34255E5F" w14:textId="48D08BB1" w:rsidR="001B4246" w:rsidRDefault="00D47D99" w:rsidP="00EB3605">
            <w:pPr>
              <w:spacing w:after="0" w:line="360" w:lineRule="auto"/>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Distance Transforms</w:t>
            </w:r>
          </w:p>
        </w:tc>
      </w:tr>
      <w:tr w:rsidR="00424C9B" w:rsidRPr="00EB3605" w14:paraId="6E991B20" w14:textId="77777777" w:rsidTr="00EB3605">
        <w:tc>
          <w:tcPr>
            <w:tcW w:w="2232" w:type="dxa"/>
          </w:tcPr>
          <w:p w14:paraId="25416484" w14:textId="553B2AED" w:rsidR="00424C9B" w:rsidRPr="4D05434A" w:rsidRDefault="00424C9B"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ROC</w:t>
            </w:r>
          </w:p>
        </w:tc>
        <w:tc>
          <w:tcPr>
            <w:tcW w:w="6660" w:type="dxa"/>
          </w:tcPr>
          <w:p w14:paraId="58B9E528" w14:textId="01E813CA" w:rsidR="00424C9B" w:rsidRPr="4D05434A" w:rsidRDefault="00424C9B"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Receiver Operating Characteristic Curve</w:t>
            </w:r>
          </w:p>
        </w:tc>
      </w:tr>
      <w:tr w:rsidR="00424C9B" w:rsidRPr="00EB3605" w14:paraId="2EE81F48" w14:textId="77777777" w:rsidTr="00EB3605">
        <w:tc>
          <w:tcPr>
            <w:tcW w:w="2232" w:type="dxa"/>
          </w:tcPr>
          <w:p w14:paraId="4972C262" w14:textId="6E29C383" w:rsidR="00424C9B" w:rsidRPr="4D05434A" w:rsidRDefault="00424C9B"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6660" w:type="dxa"/>
          </w:tcPr>
          <w:p w14:paraId="5298119A" w14:textId="0B3DD9A0" w:rsidR="00424C9B" w:rsidRPr="4D05434A" w:rsidRDefault="00424C9B" w:rsidP="00EB360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Area Under ROC Curve</w:t>
            </w:r>
          </w:p>
        </w:tc>
      </w:tr>
      <w:tr w:rsidR="00424C9B" w:rsidRPr="00EB3605" w14:paraId="737E0B78" w14:textId="77777777" w:rsidTr="00EB3605">
        <w:tc>
          <w:tcPr>
            <w:tcW w:w="2232" w:type="dxa"/>
          </w:tcPr>
          <w:p w14:paraId="5B3095B1" w14:textId="4F646F85" w:rsidR="00424C9B" w:rsidRPr="4D05434A" w:rsidRDefault="00424C9B" w:rsidP="00EB3605">
            <w:p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p>
        </w:tc>
        <w:tc>
          <w:tcPr>
            <w:tcW w:w="6660" w:type="dxa"/>
          </w:tcPr>
          <w:p w14:paraId="71EB85EF" w14:textId="1F219CF7" w:rsidR="00424C9B" w:rsidRPr="4D05434A" w:rsidRDefault="00424C9B" w:rsidP="00EB3605">
            <w:pPr>
              <w:spacing w:after="0" w:line="360" w:lineRule="auto"/>
              <w:rPr>
                <w:rFonts w:ascii="Times New Roman" w:eastAsia="Times New Roman" w:hAnsi="Times New Roman" w:cs="Times New Roman"/>
                <w:sz w:val="24"/>
                <w:szCs w:val="24"/>
              </w:rPr>
            </w:pPr>
            <w:r w:rsidRPr="7DDCB248">
              <w:rPr>
                <w:rFonts w:ascii="Times New Roman" w:eastAsia="Times New Roman" w:hAnsi="Times New Roman" w:cs="Times New Roman"/>
                <w:sz w:val="24"/>
                <w:szCs w:val="24"/>
                <w:lang w:val="en-GB"/>
              </w:rPr>
              <w:t>Rectifier linear unit</w:t>
            </w:r>
          </w:p>
        </w:tc>
      </w:tr>
      <w:tr w:rsidR="00424C9B" w:rsidRPr="00EB3605" w14:paraId="4231F934" w14:textId="77777777" w:rsidTr="00EB3605">
        <w:tc>
          <w:tcPr>
            <w:tcW w:w="2232" w:type="dxa"/>
          </w:tcPr>
          <w:p w14:paraId="7DD3C45A" w14:textId="1FD25D39" w:rsidR="00424C9B" w:rsidRPr="4D05434A" w:rsidRDefault="00424C9B" w:rsidP="00EB3605">
            <w:pPr>
              <w:spacing w:after="0" w:line="360" w:lineRule="auto"/>
              <w:rPr>
                <w:rFonts w:ascii="Times New Roman" w:eastAsia="Times New Roman" w:hAnsi="Times New Roman" w:cs="Times New Roman"/>
                <w:sz w:val="24"/>
                <w:szCs w:val="24"/>
              </w:rPr>
            </w:pPr>
            <w:r w:rsidRPr="4C31869E">
              <w:rPr>
                <w:rFonts w:ascii="Times New Roman" w:eastAsia="Times New Roman" w:hAnsi="Times New Roman" w:cs="Times New Roman"/>
                <w:sz w:val="24"/>
                <w:szCs w:val="24"/>
                <w:lang w:val="en-GB"/>
              </w:rPr>
              <w:t>ADAM</w:t>
            </w:r>
          </w:p>
        </w:tc>
        <w:tc>
          <w:tcPr>
            <w:tcW w:w="6660" w:type="dxa"/>
          </w:tcPr>
          <w:p w14:paraId="4020B7A5" w14:textId="3BDCDEEA" w:rsidR="00424C9B" w:rsidRPr="4D05434A" w:rsidRDefault="00424C9B" w:rsidP="00EB3605">
            <w:pPr>
              <w:spacing w:after="0" w:line="360" w:lineRule="auto"/>
              <w:rPr>
                <w:rFonts w:ascii="Times New Roman" w:eastAsia="Times New Roman" w:hAnsi="Times New Roman" w:cs="Times New Roman"/>
                <w:sz w:val="24"/>
                <w:szCs w:val="24"/>
              </w:rPr>
            </w:pPr>
            <w:r w:rsidRPr="4C31869E">
              <w:rPr>
                <w:rFonts w:ascii="Times New Roman" w:eastAsia="Times New Roman" w:hAnsi="Times New Roman" w:cs="Times New Roman"/>
                <w:sz w:val="24"/>
                <w:szCs w:val="24"/>
                <w:lang w:val="en-GB"/>
              </w:rPr>
              <w:t>Adaptive Moment Estimation</w:t>
            </w:r>
          </w:p>
        </w:tc>
      </w:tr>
      <w:tr w:rsidR="00424C9B" w:rsidRPr="00EB3605" w14:paraId="49733F1B" w14:textId="77777777" w:rsidTr="00EB3605">
        <w:tc>
          <w:tcPr>
            <w:tcW w:w="2232" w:type="dxa"/>
          </w:tcPr>
          <w:p w14:paraId="15B18B1D" w14:textId="77777777" w:rsidR="00424C9B" w:rsidRPr="4D05434A" w:rsidRDefault="00424C9B" w:rsidP="00EB3605">
            <w:pPr>
              <w:spacing w:after="0" w:line="360" w:lineRule="auto"/>
              <w:rPr>
                <w:rFonts w:ascii="Times New Roman" w:eastAsia="Times New Roman" w:hAnsi="Times New Roman" w:cs="Times New Roman"/>
                <w:sz w:val="24"/>
                <w:szCs w:val="24"/>
              </w:rPr>
            </w:pPr>
          </w:p>
        </w:tc>
        <w:tc>
          <w:tcPr>
            <w:tcW w:w="6660" w:type="dxa"/>
          </w:tcPr>
          <w:p w14:paraId="57328DB5" w14:textId="77777777" w:rsidR="00424C9B" w:rsidRPr="4D05434A" w:rsidRDefault="00424C9B" w:rsidP="00EB3605">
            <w:pPr>
              <w:spacing w:after="0" w:line="360" w:lineRule="auto"/>
              <w:rPr>
                <w:rFonts w:ascii="Times New Roman" w:eastAsia="Times New Roman" w:hAnsi="Times New Roman" w:cs="Times New Roman"/>
                <w:sz w:val="24"/>
                <w:szCs w:val="24"/>
              </w:rPr>
            </w:pPr>
          </w:p>
        </w:tc>
      </w:tr>
      <w:tr w:rsidR="00424C9B" w:rsidRPr="00EB3605" w14:paraId="2C2F111A" w14:textId="77777777" w:rsidTr="00EB3605">
        <w:tc>
          <w:tcPr>
            <w:tcW w:w="2232" w:type="dxa"/>
          </w:tcPr>
          <w:p w14:paraId="3F044A6E" w14:textId="77777777" w:rsidR="00424C9B" w:rsidRPr="4D05434A" w:rsidRDefault="00424C9B" w:rsidP="00EB3605">
            <w:pPr>
              <w:spacing w:after="0" w:line="360" w:lineRule="auto"/>
              <w:rPr>
                <w:rFonts w:ascii="Times New Roman" w:eastAsia="Times New Roman" w:hAnsi="Times New Roman" w:cs="Times New Roman"/>
                <w:sz w:val="24"/>
                <w:szCs w:val="24"/>
              </w:rPr>
            </w:pPr>
          </w:p>
        </w:tc>
        <w:tc>
          <w:tcPr>
            <w:tcW w:w="6660" w:type="dxa"/>
          </w:tcPr>
          <w:p w14:paraId="22A8436A" w14:textId="77777777" w:rsidR="00424C9B" w:rsidRPr="4D05434A" w:rsidRDefault="00424C9B" w:rsidP="00EB3605">
            <w:pPr>
              <w:spacing w:after="0" w:line="360" w:lineRule="auto"/>
              <w:rPr>
                <w:rFonts w:ascii="Times New Roman" w:eastAsia="Times New Roman" w:hAnsi="Times New Roman" w:cs="Times New Roman"/>
                <w:sz w:val="24"/>
                <w:szCs w:val="24"/>
              </w:rPr>
            </w:pPr>
          </w:p>
        </w:tc>
      </w:tr>
      <w:tr w:rsidR="00424C9B" w:rsidRPr="00EB3605" w14:paraId="1AA86335" w14:textId="77777777" w:rsidTr="00EB3605">
        <w:tc>
          <w:tcPr>
            <w:tcW w:w="2232" w:type="dxa"/>
          </w:tcPr>
          <w:p w14:paraId="359FBE42" w14:textId="77777777" w:rsidR="00424C9B" w:rsidRPr="4D05434A" w:rsidRDefault="00424C9B" w:rsidP="00EB3605">
            <w:pPr>
              <w:spacing w:after="0" w:line="360" w:lineRule="auto"/>
              <w:rPr>
                <w:rFonts w:ascii="Times New Roman" w:eastAsia="Times New Roman" w:hAnsi="Times New Roman" w:cs="Times New Roman"/>
                <w:sz w:val="24"/>
                <w:szCs w:val="24"/>
              </w:rPr>
            </w:pPr>
          </w:p>
        </w:tc>
        <w:tc>
          <w:tcPr>
            <w:tcW w:w="6660" w:type="dxa"/>
          </w:tcPr>
          <w:p w14:paraId="4C52AC4A" w14:textId="77777777" w:rsidR="00424C9B" w:rsidRPr="4D05434A" w:rsidRDefault="00424C9B" w:rsidP="00EB3605">
            <w:pPr>
              <w:spacing w:after="0" w:line="360" w:lineRule="auto"/>
              <w:rPr>
                <w:rFonts w:ascii="Times New Roman" w:eastAsia="Times New Roman" w:hAnsi="Times New Roman" w:cs="Times New Roman"/>
                <w:sz w:val="24"/>
                <w:szCs w:val="24"/>
              </w:rPr>
            </w:pPr>
          </w:p>
        </w:tc>
      </w:tr>
      <w:tr w:rsidR="00424C9B" w:rsidRPr="00EB3605" w14:paraId="2F234728" w14:textId="77777777" w:rsidTr="00EB3605">
        <w:tc>
          <w:tcPr>
            <w:tcW w:w="2232" w:type="dxa"/>
          </w:tcPr>
          <w:p w14:paraId="16071977" w14:textId="77777777" w:rsidR="00424C9B" w:rsidRPr="4D05434A" w:rsidRDefault="00424C9B" w:rsidP="00EB3605">
            <w:pPr>
              <w:spacing w:after="0" w:line="360" w:lineRule="auto"/>
              <w:rPr>
                <w:rFonts w:ascii="Times New Roman" w:eastAsia="Times New Roman" w:hAnsi="Times New Roman" w:cs="Times New Roman"/>
                <w:sz w:val="24"/>
                <w:szCs w:val="24"/>
              </w:rPr>
            </w:pPr>
          </w:p>
        </w:tc>
        <w:tc>
          <w:tcPr>
            <w:tcW w:w="6660" w:type="dxa"/>
          </w:tcPr>
          <w:p w14:paraId="2968A8DF" w14:textId="77777777" w:rsidR="00424C9B" w:rsidRPr="4D05434A" w:rsidRDefault="00424C9B" w:rsidP="00EB3605">
            <w:pPr>
              <w:spacing w:after="0" w:line="360" w:lineRule="auto"/>
              <w:rPr>
                <w:rFonts w:ascii="Times New Roman" w:eastAsia="Times New Roman" w:hAnsi="Times New Roman" w:cs="Times New Roman"/>
                <w:sz w:val="24"/>
                <w:szCs w:val="24"/>
              </w:rPr>
            </w:pPr>
          </w:p>
        </w:tc>
      </w:tr>
    </w:tbl>
    <w:p w14:paraId="19BFB814" w14:textId="025E2FC8" w:rsidR="003E36CC" w:rsidRPr="003E36CC" w:rsidRDefault="003E36CC" w:rsidP="00424C9B">
      <w:pPr>
        <w:pStyle w:val="BodyText"/>
        <w:spacing w:line="360" w:lineRule="auto"/>
        <w:rPr>
          <w:rFonts w:ascii="Times New Roman" w:hAnsi="Times New Roman"/>
          <w:sz w:val="24"/>
          <w:lang w:val="en-US"/>
        </w:rPr>
      </w:pPr>
    </w:p>
    <w:p w14:paraId="6B058BCA" w14:textId="77777777" w:rsidR="003E36CC" w:rsidRPr="003E36CC" w:rsidRDefault="003E36CC" w:rsidP="003E36CC">
      <w:pPr>
        <w:spacing w:after="0" w:line="360" w:lineRule="auto"/>
        <w:rPr>
          <w:rFonts w:ascii="Calibri" w:eastAsia="Times New Roman" w:hAnsi="Calibri" w:cs="Times New Roman"/>
          <w:sz w:val="24"/>
          <w:szCs w:val="20"/>
          <w:lang w:val="en-GB" w:eastAsia="en-US" w:bidi="en-US"/>
        </w:rPr>
      </w:pPr>
    </w:p>
    <w:p w14:paraId="7586AAA5" w14:textId="4ED0AAE2" w:rsidR="00006B7D" w:rsidRDefault="00006B7D" w:rsidP="003E36CC">
      <w:pPr>
        <w:spacing w:after="0" w:line="360" w:lineRule="auto"/>
        <w:jc w:val="center"/>
        <w:rPr>
          <w:rFonts w:ascii="Calibri" w:eastAsia="SimSun" w:hAnsi="Calibri" w:cs="Times New Roman"/>
          <w:sz w:val="24"/>
          <w:szCs w:val="24"/>
          <w:lang w:val="en-US" w:eastAsia="en-US" w:bidi="en-US"/>
        </w:rPr>
        <w:sectPr w:rsidR="00006B7D" w:rsidSect="00984548">
          <w:headerReference w:type="default" r:id="rId14"/>
          <w:footerReference w:type="default" r:id="rId15"/>
          <w:pgSz w:w="11906" w:h="16838"/>
          <w:pgMar w:top="1440" w:right="1440" w:bottom="1440" w:left="2160" w:header="720" w:footer="578" w:gutter="0"/>
          <w:pgNumType w:fmt="lowerRoman" w:start="2" w:chapStyle="1"/>
          <w:cols w:space="708"/>
          <w:docGrid w:linePitch="360"/>
        </w:sectPr>
      </w:pPr>
    </w:p>
    <w:p w14:paraId="116A2ACD" w14:textId="4C308CB8" w:rsidR="00F317D8" w:rsidRDefault="1D8438CF" w:rsidP="0040328E">
      <w:pPr>
        <w:pStyle w:val="Heading1"/>
      </w:pPr>
      <w:bookmarkStart w:id="10" w:name="_Toc177135282"/>
      <w:r>
        <w:lastRenderedPageBreak/>
        <w:t>C</w:t>
      </w:r>
      <w:r w:rsidR="4FA26491">
        <w:t>HAPTER</w:t>
      </w:r>
      <w:r>
        <w:t xml:space="preserve"> 1</w:t>
      </w:r>
      <w:r w:rsidR="578E8FC2">
        <w:t xml:space="preserve"> </w:t>
      </w:r>
      <w:r w:rsidR="3BC10CFC">
        <w:t>–</w:t>
      </w:r>
      <w:r w:rsidR="578E8FC2">
        <w:t xml:space="preserve"> </w:t>
      </w:r>
      <w:r>
        <w:t>Introduction</w:t>
      </w:r>
      <w:bookmarkEnd w:id="10"/>
    </w:p>
    <w:p w14:paraId="578D984F" w14:textId="77777777" w:rsidR="00562DAD" w:rsidRDefault="00562DAD" w:rsidP="6DBBF111">
      <w:pPr>
        <w:spacing w:after="0" w:line="360" w:lineRule="auto"/>
        <w:rPr>
          <w:rFonts w:ascii="Times New Roman" w:eastAsia="SimSun" w:hAnsi="Times New Roman" w:cs="Times New Roman"/>
          <w:b/>
          <w:bCs/>
          <w:sz w:val="32"/>
          <w:szCs w:val="32"/>
          <w:lang w:eastAsia="en-US" w:bidi="en-US"/>
        </w:rPr>
      </w:pPr>
    </w:p>
    <w:p w14:paraId="4175F27D" w14:textId="19D0389F" w:rsidR="00562DAD" w:rsidRPr="00562DAD" w:rsidRDefault="2C45F568" w:rsidP="0040328E">
      <w:pPr>
        <w:pStyle w:val="Heading2"/>
      </w:pPr>
      <w:bookmarkStart w:id="11" w:name="_Toc177135283"/>
      <w:r>
        <w:t xml:space="preserve">1.1 </w:t>
      </w:r>
      <w:r w:rsidR="1D8438CF">
        <w:t>Problem Statement and Motivation</w:t>
      </w:r>
      <w:bookmarkEnd w:id="11"/>
      <w:r w:rsidR="0CDF609D">
        <w:t xml:space="preserve"> </w:t>
      </w:r>
    </w:p>
    <w:p w14:paraId="372F8C92" w14:textId="0394FF33" w:rsidR="00C368E1" w:rsidRPr="00637ACB" w:rsidRDefault="00CB4955" w:rsidP="00562DA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4ECFCF46" w:rsidRPr="2DD23640">
        <w:rPr>
          <w:rFonts w:ascii="Times New Roman" w:eastAsia="Times New Roman" w:hAnsi="Times New Roman" w:cs="Times New Roman"/>
          <w:sz w:val="24"/>
          <w:szCs w:val="24"/>
        </w:rPr>
        <w:t>Traffic sign recognition is a critical component in the advancement of autonomous vehicles and Advanced Driver Assistance System (ADAS). Various studies an</w:t>
      </w:r>
      <w:r w:rsidR="380B8647" w:rsidRPr="2DD23640">
        <w:rPr>
          <w:rFonts w:ascii="Times New Roman" w:eastAsia="Times New Roman" w:hAnsi="Times New Roman" w:cs="Times New Roman"/>
          <w:sz w:val="24"/>
          <w:szCs w:val="24"/>
        </w:rPr>
        <w:t>d</w:t>
      </w:r>
      <w:r w:rsidR="4ECFCF46" w:rsidRPr="2DD23640">
        <w:rPr>
          <w:rFonts w:ascii="Times New Roman" w:eastAsia="Times New Roman" w:hAnsi="Times New Roman" w:cs="Times New Roman"/>
          <w:sz w:val="24"/>
          <w:szCs w:val="24"/>
        </w:rPr>
        <w:t xml:space="preserve"> research have been conducted to improve and enhance</w:t>
      </w:r>
      <w:r w:rsidR="00424C9B">
        <w:rPr>
          <w:rFonts w:ascii="Times New Roman" w:eastAsia="Times New Roman" w:hAnsi="Times New Roman" w:cs="Times New Roman"/>
          <w:sz w:val="24"/>
          <w:szCs w:val="24"/>
        </w:rPr>
        <w:t xml:space="preserve"> </w:t>
      </w:r>
      <w:r w:rsidR="4ECFCF46" w:rsidRPr="2DD23640">
        <w:rPr>
          <w:rFonts w:ascii="Times New Roman" w:eastAsia="Times New Roman" w:hAnsi="Times New Roman" w:cs="Times New Roman"/>
          <w:sz w:val="24"/>
          <w:szCs w:val="24"/>
        </w:rPr>
        <w:t>traffic sign recognition systems. However, the uncertainty and variability of traffic sign</w:t>
      </w:r>
      <w:r w:rsidR="00424C9B">
        <w:rPr>
          <w:rFonts w:ascii="Times New Roman" w:eastAsia="Times New Roman" w:hAnsi="Times New Roman" w:cs="Times New Roman"/>
          <w:sz w:val="24"/>
          <w:szCs w:val="24"/>
        </w:rPr>
        <w:t>s</w:t>
      </w:r>
      <w:r w:rsidR="4ECFCF46" w:rsidRPr="2DD23640">
        <w:rPr>
          <w:rFonts w:ascii="Times New Roman" w:eastAsia="Times New Roman" w:hAnsi="Times New Roman" w:cs="Times New Roman"/>
          <w:sz w:val="24"/>
          <w:szCs w:val="24"/>
        </w:rPr>
        <w:t xml:space="preserve"> across the road restraints the capability of these technologies to interpret the traffic sign accurately. Having </w:t>
      </w:r>
      <w:r w:rsidR="4ECFCF46" w:rsidRPr="00637ACB">
        <w:rPr>
          <w:rFonts w:ascii="Times New Roman" w:eastAsia="Times New Roman" w:hAnsi="Times New Roman" w:cs="Times New Roman"/>
          <w:sz w:val="24"/>
          <w:szCs w:val="24"/>
        </w:rPr>
        <w:t>diverse weather condition</w:t>
      </w:r>
      <w:r w:rsidR="00424C9B" w:rsidRPr="00637ACB">
        <w:rPr>
          <w:rFonts w:ascii="Times New Roman" w:eastAsia="Times New Roman" w:hAnsi="Times New Roman" w:cs="Times New Roman"/>
          <w:sz w:val="24"/>
          <w:szCs w:val="24"/>
        </w:rPr>
        <w:t>s</w:t>
      </w:r>
      <w:r w:rsidR="4ECFCF46" w:rsidRPr="00637ACB">
        <w:rPr>
          <w:rFonts w:ascii="Times New Roman" w:eastAsia="Times New Roman" w:hAnsi="Times New Roman" w:cs="Times New Roman"/>
          <w:sz w:val="24"/>
          <w:szCs w:val="24"/>
        </w:rPr>
        <w:t>, deformed and physically damaged traffic signs as well as the traffic signs with low brightness, cluttered background and similar</w:t>
      </w:r>
      <w:r w:rsidR="00424C9B" w:rsidRPr="00637ACB">
        <w:rPr>
          <w:rFonts w:ascii="Times New Roman" w:eastAsia="Times New Roman" w:hAnsi="Times New Roman" w:cs="Times New Roman"/>
          <w:sz w:val="24"/>
          <w:szCs w:val="24"/>
        </w:rPr>
        <w:t xml:space="preserve"> </w:t>
      </w:r>
      <w:r w:rsidR="4ECFCF46" w:rsidRPr="00637ACB">
        <w:rPr>
          <w:rFonts w:ascii="Times New Roman" w:eastAsia="Times New Roman" w:hAnsi="Times New Roman" w:cs="Times New Roman"/>
          <w:sz w:val="24"/>
          <w:szCs w:val="24"/>
        </w:rPr>
        <w:t xml:space="preserve">background </w:t>
      </w:r>
      <w:r w:rsidR="009F68F8" w:rsidRPr="00637ACB">
        <w:rPr>
          <w:rFonts w:ascii="Times New Roman" w:eastAsia="Times New Roman" w:hAnsi="Times New Roman" w:cs="Times New Roman"/>
          <w:sz w:val="24"/>
          <w:szCs w:val="24"/>
        </w:rPr>
        <w:t>colours</w:t>
      </w:r>
      <w:r w:rsidR="4ECFCF46" w:rsidRPr="00637ACB">
        <w:rPr>
          <w:rFonts w:ascii="Times New Roman" w:eastAsia="Times New Roman" w:hAnsi="Times New Roman" w:cs="Times New Roman"/>
          <w:sz w:val="24"/>
          <w:szCs w:val="24"/>
        </w:rPr>
        <w:t>, causing the accuracy and performance</w:t>
      </w:r>
      <w:r w:rsidR="002834B3" w:rsidRPr="00637ACB">
        <w:rPr>
          <w:rFonts w:ascii="Times New Roman" w:eastAsia="Times New Roman" w:hAnsi="Times New Roman" w:cs="Times New Roman"/>
          <w:sz w:val="24"/>
          <w:szCs w:val="24"/>
        </w:rPr>
        <w:t xml:space="preserve"> of TSR</w:t>
      </w:r>
      <w:r w:rsidR="4ECFCF46" w:rsidRPr="00637ACB">
        <w:rPr>
          <w:rFonts w:ascii="Times New Roman" w:eastAsia="Times New Roman" w:hAnsi="Times New Roman" w:cs="Times New Roman"/>
          <w:sz w:val="24"/>
          <w:szCs w:val="24"/>
        </w:rPr>
        <w:t xml:space="preserve"> to be downgraded. </w:t>
      </w:r>
    </w:p>
    <w:p w14:paraId="03442F59" w14:textId="57F58577" w:rsidR="00C368E1" w:rsidRDefault="4ECFCF46" w:rsidP="00CB4955">
      <w:pPr>
        <w:spacing w:line="360" w:lineRule="auto"/>
        <w:ind w:firstLine="720"/>
        <w:jc w:val="both"/>
        <w:rPr>
          <w:rFonts w:ascii="Times New Roman" w:eastAsia="Times New Roman" w:hAnsi="Times New Roman" w:cs="Times New Roman"/>
          <w:sz w:val="24"/>
          <w:szCs w:val="24"/>
        </w:rPr>
      </w:pPr>
      <w:r w:rsidRPr="00637ACB">
        <w:rPr>
          <w:rFonts w:ascii="Times New Roman" w:eastAsia="Times New Roman" w:hAnsi="Times New Roman" w:cs="Times New Roman"/>
          <w:sz w:val="24"/>
          <w:szCs w:val="24"/>
        </w:rPr>
        <w:t xml:space="preserve">For some methods, they do achieve high accuracy, but often compromise with the computational efficiency. They require extensive </w:t>
      </w:r>
      <w:r w:rsidR="4C28FC2C" w:rsidRPr="00637ACB">
        <w:rPr>
          <w:rFonts w:ascii="Times New Roman" w:eastAsia="Times New Roman" w:hAnsi="Times New Roman" w:cs="Times New Roman"/>
          <w:sz w:val="24"/>
          <w:szCs w:val="24"/>
        </w:rPr>
        <w:t xml:space="preserve">complex </w:t>
      </w:r>
      <w:r w:rsidRPr="00637ACB">
        <w:rPr>
          <w:rFonts w:ascii="Times New Roman" w:eastAsia="Times New Roman" w:hAnsi="Times New Roman" w:cs="Times New Roman"/>
          <w:sz w:val="24"/>
          <w:szCs w:val="24"/>
        </w:rPr>
        <w:t xml:space="preserve">algorithms and deep learning models, such as Convolutional Neural Networks (CNNs), to predict </w:t>
      </w:r>
      <w:r w:rsidR="00424C9B" w:rsidRPr="00637ACB">
        <w:rPr>
          <w:rFonts w:ascii="Times New Roman" w:eastAsia="Times New Roman" w:hAnsi="Times New Roman" w:cs="Times New Roman"/>
          <w:sz w:val="24"/>
          <w:szCs w:val="24"/>
        </w:rPr>
        <w:t xml:space="preserve">the </w:t>
      </w:r>
      <w:r w:rsidRPr="00637ACB">
        <w:rPr>
          <w:rFonts w:ascii="Times New Roman" w:eastAsia="Times New Roman" w:hAnsi="Times New Roman" w:cs="Times New Roman"/>
          <w:sz w:val="24"/>
          <w:szCs w:val="24"/>
        </w:rPr>
        <w:t>inner content of traffic sign</w:t>
      </w:r>
      <w:r w:rsidR="00424C9B" w:rsidRPr="00637ACB">
        <w:rPr>
          <w:rFonts w:ascii="Times New Roman" w:eastAsia="Times New Roman" w:hAnsi="Times New Roman" w:cs="Times New Roman"/>
          <w:sz w:val="24"/>
          <w:szCs w:val="24"/>
        </w:rPr>
        <w:t>s</w:t>
      </w:r>
      <w:r w:rsidRPr="00637ACB">
        <w:rPr>
          <w:rFonts w:ascii="Times New Roman" w:eastAsia="Times New Roman" w:hAnsi="Times New Roman" w:cs="Times New Roman"/>
          <w:sz w:val="24"/>
          <w:szCs w:val="24"/>
        </w:rPr>
        <w:t xml:space="preserve">. These extensive calculations require large processing power and memory to achieve high </w:t>
      </w:r>
      <w:r w:rsidR="5AFEA557" w:rsidRPr="00637ACB">
        <w:rPr>
          <w:rFonts w:ascii="Times New Roman" w:eastAsia="Times New Roman" w:hAnsi="Times New Roman" w:cs="Times New Roman"/>
          <w:sz w:val="24"/>
          <w:szCs w:val="24"/>
        </w:rPr>
        <w:t>accuracy</w:t>
      </w:r>
      <w:r w:rsidR="5AFEA557" w:rsidRPr="6611DAD1">
        <w:rPr>
          <w:rFonts w:ascii="Times New Roman" w:eastAsia="Times New Roman" w:hAnsi="Times New Roman" w:cs="Times New Roman"/>
          <w:sz w:val="24"/>
          <w:szCs w:val="24"/>
        </w:rPr>
        <w:t xml:space="preserve"> </w:t>
      </w:r>
      <w:r w:rsidRPr="6611DAD1">
        <w:rPr>
          <w:rFonts w:ascii="Times New Roman" w:eastAsia="Times New Roman" w:hAnsi="Times New Roman" w:cs="Times New Roman"/>
          <w:sz w:val="24"/>
          <w:szCs w:val="24"/>
        </w:rPr>
        <w:t xml:space="preserve">under various challenging conditions, such as diverse weather conditions, bad illumination and so on. Therefore, the processing is slower, making it impractical for real life applications before a balance point between accuracy and speed is struck. </w:t>
      </w:r>
    </w:p>
    <w:p w14:paraId="2DB14C5B" w14:textId="53DC9C68" w:rsidR="0079682E" w:rsidRDefault="4ECFCF46" w:rsidP="00562DAD">
      <w:pPr>
        <w:spacing w:line="360" w:lineRule="auto"/>
        <w:ind w:firstLine="720"/>
        <w:jc w:val="both"/>
        <w:rPr>
          <w:rFonts w:ascii="Times New Roman" w:eastAsia="Times New Roman" w:hAnsi="Times New Roman" w:cs="Times New Roman"/>
          <w:sz w:val="24"/>
          <w:szCs w:val="24"/>
          <w:lang w:eastAsia="en-US" w:bidi="en-US"/>
        </w:rPr>
      </w:pPr>
      <w:r w:rsidRPr="6DBBF111">
        <w:rPr>
          <w:rFonts w:ascii="Times New Roman" w:eastAsia="Times New Roman" w:hAnsi="Times New Roman" w:cs="Times New Roman"/>
          <w:sz w:val="24"/>
          <w:szCs w:val="24"/>
        </w:rPr>
        <w:t xml:space="preserve">Therefore, in this paper, we propose a traffic sign classification model using deep learning algorithm, </w:t>
      </w:r>
      <w:r w:rsidR="00424C9B">
        <w:rPr>
          <w:rFonts w:ascii="Times New Roman" w:eastAsia="Times New Roman" w:hAnsi="Times New Roman" w:cs="Times New Roman"/>
          <w:sz w:val="24"/>
          <w:szCs w:val="24"/>
        </w:rPr>
        <w:t xml:space="preserve">which is CNN. </w:t>
      </w:r>
      <w:r w:rsidRPr="6DBBF111">
        <w:rPr>
          <w:rFonts w:ascii="Times New Roman" w:eastAsia="Times New Roman" w:hAnsi="Times New Roman" w:cs="Times New Roman"/>
          <w:sz w:val="24"/>
          <w:szCs w:val="24"/>
        </w:rPr>
        <w:t>The motivation of this project is to explore and improve the accuracy and performance of traffic sign classification</w:t>
      </w:r>
      <w:r w:rsidR="69E2673E" w:rsidRPr="6DBBF111">
        <w:rPr>
          <w:rFonts w:ascii="Times New Roman" w:eastAsia="Times New Roman" w:hAnsi="Times New Roman" w:cs="Times New Roman"/>
          <w:sz w:val="24"/>
          <w:szCs w:val="24"/>
        </w:rPr>
        <w:t xml:space="preserve"> from the previous studies. </w:t>
      </w:r>
    </w:p>
    <w:p w14:paraId="3B16E674" w14:textId="24B027D5" w:rsidR="00562DAD" w:rsidRPr="00562DAD" w:rsidRDefault="00562DAD" w:rsidP="00562DAD">
      <w:pPr>
        <w:spacing w:line="360" w:lineRule="auto"/>
        <w:ind w:firstLine="720"/>
        <w:jc w:val="both"/>
        <w:rPr>
          <w:rFonts w:ascii="Times New Roman" w:eastAsia="Times New Roman" w:hAnsi="Times New Roman" w:cs="Times New Roman"/>
          <w:sz w:val="24"/>
          <w:szCs w:val="24"/>
          <w:lang w:eastAsia="en-US" w:bidi="en-US"/>
        </w:rPr>
      </w:pPr>
    </w:p>
    <w:p w14:paraId="05CB19BA" w14:textId="49C148FC" w:rsidR="0079682E" w:rsidRPr="00F317D8" w:rsidRDefault="1A4CB6A1" w:rsidP="0040328E">
      <w:pPr>
        <w:pStyle w:val="Heading2"/>
      </w:pPr>
      <w:bookmarkStart w:id="12" w:name="_Toc177135284"/>
      <w:r>
        <w:t xml:space="preserve">1.2 </w:t>
      </w:r>
      <w:r w:rsidR="4F5E9DA4">
        <w:tab/>
      </w:r>
      <w:r>
        <w:t>Research Objectives</w:t>
      </w:r>
      <w:bookmarkEnd w:id="12"/>
      <w:r w:rsidR="74338823">
        <w:t xml:space="preserve"> </w:t>
      </w:r>
    </w:p>
    <w:p w14:paraId="1C648BBF" w14:textId="51602558" w:rsidR="00562DAD" w:rsidRDefault="59BFB531" w:rsidP="00424C9B">
      <w:pPr>
        <w:spacing w:after="0" w:line="360" w:lineRule="auto"/>
        <w:ind w:firstLine="720"/>
        <w:jc w:val="both"/>
        <w:rPr>
          <w:rFonts w:ascii="Times New Roman" w:eastAsia="Times New Roman" w:hAnsi="Times New Roman" w:cs="Times New Roman"/>
          <w:sz w:val="24"/>
          <w:szCs w:val="24"/>
          <w:lang w:val="en-US"/>
        </w:rPr>
      </w:pPr>
      <w:r w:rsidRPr="2E4280F7">
        <w:rPr>
          <w:rFonts w:ascii="Times New Roman" w:eastAsia="Times New Roman" w:hAnsi="Times New Roman" w:cs="Times New Roman"/>
          <w:sz w:val="24"/>
          <w:szCs w:val="24"/>
          <w:lang w:val="en-US"/>
        </w:rPr>
        <w:t xml:space="preserve">The main goal of the project is to develop an effective model in classifying the traffic sign using deep learning algorithms. The model should detect and </w:t>
      </w:r>
      <w:r w:rsidRPr="00637ACB">
        <w:rPr>
          <w:rFonts w:ascii="Times New Roman" w:eastAsia="Times New Roman" w:hAnsi="Times New Roman" w:cs="Times New Roman"/>
          <w:sz w:val="24"/>
          <w:szCs w:val="24"/>
          <w:lang w:val="en-US"/>
        </w:rPr>
        <w:t xml:space="preserve">recognize the traffic sign in different </w:t>
      </w:r>
      <w:r w:rsidR="0C071627" w:rsidRPr="00637ACB">
        <w:rPr>
          <w:rFonts w:ascii="Times New Roman" w:eastAsia="Times New Roman" w:hAnsi="Times New Roman" w:cs="Times New Roman"/>
          <w:sz w:val="24"/>
          <w:szCs w:val="24"/>
          <w:lang w:val="en-US"/>
        </w:rPr>
        <w:t>environments</w:t>
      </w:r>
      <w:r w:rsidRPr="00637ACB">
        <w:rPr>
          <w:rFonts w:ascii="Times New Roman" w:eastAsia="Times New Roman" w:hAnsi="Times New Roman" w:cs="Times New Roman"/>
          <w:sz w:val="24"/>
          <w:szCs w:val="24"/>
          <w:lang w:val="en-US"/>
        </w:rPr>
        <w:t xml:space="preserve"> with different lighting, weather and angles</w:t>
      </w:r>
      <w:r w:rsidRPr="2E4280F7">
        <w:rPr>
          <w:rFonts w:ascii="Times New Roman" w:eastAsia="Times New Roman" w:hAnsi="Times New Roman" w:cs="Times New Roman"/>
          <w:sz w:val="24"/>
          <w:szCs w:val="24"/>
          <w:lang w:val="en-US"/>
        </w:rPr>
        <w:t xml:space="preserve">. Then, classify it under </w:t>
      </w:r>
      <w:r w:rsidR="5D1B87F0" w:rsidRPr="2E4280F7">
        <w:rPr>
          <w:rFonts w:ascii="Times New Roman" w:eastAsia="Times New Roman" w:hAnsi="Times New Roman" w:cs="Times New Roman"/>
          <w:sz w:val="24"/>
          <w:szCs w:val="24"/>
          <w:lang w:val="en-US"/>
        </w:rPr>
        <w:t>sub</w:t>
      </w:r>
      <w:r w:rsidRPr="2E4280F7">
        <w:rPr>
          <w:rFonts w:ascii="Times New Roman" w:eastAsia="Times New Roman" w:hAnsi="Times New Roman" w:cs="Times New Roman"/>
          <w:sz w:val="24"/>
          <w:szCs w:val="24"/>
          <w:lang w:val="en-US"/>
        </w:rPr>
        <w:t xml:space="preserve"> classes, for instance,</w:t>
      </w:r>
      <w:r w:rsidR="45C63366" w:rsidRPr="2E4280F7">
        <w:rPr>
          <w:rFonts w:ascii="Times New Roman" w:eastAsia="Times New Roman" w:hAnsi="Times New Roman" w:cs="Times New Roman"/>
          <w:sz w:val="24"/>
          <w:szCs w:val="24"/>
          <w:lang w:val="en-US"/>
        </w:rPr>
        <w:t xml:space="preserve"> </w:t>
      </w:r>
      <w:r w:rsidR="2B3AD315" w:rsidRPr="2E4280F7">
        <w:rPr>
          <w:rFonts w:ascii="Times New Roman" w:eastAsia="Times New Roman" w:hAnsi="Times New Roman" w:cs="Times New Roman"/>
          <w:sz w:val="24"/>
          <w:szCs w:val="24"/>
          <w:lang w:val="en-US"/>
        </w:rPr>
        <w:t>whether it</w:t>
      </w:r>
      <w:r w:rsidR="45C63366" w:rsidRPr="2E4280F7">
        <w:rPr>
          <w:rFonts w:ascii="Times New Roman" w:eastAsia="Times New Roman" w:hAnsi="Times New Roman" w:cs="Times New Roman"/>
          <w:sz w:val="24"/>
          <w:szCs w:val="24"/>
          <w:lang w:val="en-US"/>
        </w:rPr>
        <w:t xml:space="preserve"> is under r</w:t>
      </w:r>
      <w:r w:rsidRPr="2E4280F7">
        <w:rPr>
          <w:rFonts w:ascii="Times New Roman" w:eastAsia="Times New Roman" w:hAnsi="Times New Roman" w:cs="Times New Roman"/>
          <w:sz w:val="24"/>
          <w:szCs w:val="24"/>
          <w:lang w:val="en-US"/>
        </w:rPr>
        <w:t xml:space="preserve">egulatory sign, warning sign or informational signs. After that, the model should </w:t>
      </w:r>
      <w:r w:rsidR="3226CF98" w:rsidRPr="2E4280F7">
        <w:rPr>
          <w:rFonts w:ascii="Times New Roman" w:eastAsia="Times New Roman" w:hAnsi="Times New Roman" w:cs="Times New Roman"/>
          <w:sz w:val="24"/>
          <w:szCs w:val="24"/>
          <w:lang w:val="en-US"/>
        </w:rPr>
        <w:t>d</w:t>
      </w:r>
      <w:r w:rsidRPr="2E4280F7">
        <w:rPr>
          <w:rFonts w:ascii="Times New Roman" w:eastAsia="Times New Roman" w:hAnsi="Times New Roman" w:cs="Times New Roman"/>
          <w:sz w:val="24"/>
          <w:szCs w:val="24"/>
          <w:lang w:val="en-US"/>
        </w:rPr>
        <w:t xml:space="preserve">isplay the result of accuracy </w:t>
      </w:r>
      <w:r w:rsidRPr="2E4280F7">
        <w:rPr>
          <w:rFonts w:ascii="Times New Roman" w:eastAsia="Times New Roman" w:hAnsi="Times New Roman" w:cs="Times New Roman"/>
          <w:sz w:val="24"/>
          <w:szCs w:val="24"/>
          <w:lang w:val="en-US"/>
        </w:rPr>
        <w:lastRenderedPageBreak/>
        <w:t>in percentage on the classification process.</w:t>
      </w:r>
      <w:r w:rsidR="13CB0682" w:rsidRPr="2E4280F7">
        <w:rPr>
          <w:rFonts w:ascii="Times New Roman" w:eastAsia="Times New Roman" w:hAnsi="Times New Roman" w:cs="Times New Roman"/>
          <w:sz w:val="24"/>
          <w:szCs w:val="24"/>
          <w:lang w:val="en-US"/>
        </w:rPr>
        <w:t xml:space="preserve"> In this case, </w:t>
      </w:r>
      <w:r w:rsidR="0073294D">
        <w:rPr>
          <w:rFonts w:ascii="Times New Roman" w:eastAsia="Times New Roman" w:hAnsi="Times New Roman" w:cs="Times New Roman"/>
          <w:sz w:val="24"/>
          <w:szCs w:val="24"/>
          <w:lang w:val="en-US"/>
        </w:rPr>
        <w:t xml:space="preserve">the model’s performance on the classification job is indicated by the higher the </w:t>
      </w:r>
      <w:r w:rsidR="00370EEB">
        <w:rPr>
          <w:rFonts w:ascii="Times New Roman" w:eastAsia="Times New Roman" w:hAnsi="Times New Roman" w:cs="Times New Roman"/>
          <w:sz w:val="24"/>
          <w:szCs w:val="24"/>
          <w:lang w:val="en-US"/>
        </w:rPr>
        <w:t>accuracy displayed.</w:t>
      </w:r>
    </w:p>
    <w:p w14:paraId="224D7442" w14:textId="1FED5658" w:rsidR="0079682E" w:rsidRPr="0079682E" w:rsidRDefault="14DBD3E9" w:rsidP="00424C9B">
      <w:pPr>
        <w:spacing w:after="0" w:line="360" w:lineRule="auto"/>
        <w:ind w:firstLine="720"/>
        <w:jc w:val="both"/>
        <w:rPr>
          <w:rFonts w:ascii="Times New Roman" w:eastAsia="Times New Roman" w:hAnsi="Times New Roman" w:cs="Times New Roman"/>
          <w:sz w:val="24"/>
          <w:szCs w:val="24"/>
          <w:lang w:val="en-US"/>
        </w:rPr>
      </w:pPr>
      <w:r w:rsidRPr="6DBBF111">
        <w:rPr>
          <w:rFonts w:ascii="Times New Roman" w:eastAsia="Times New Roman" w:hAnsi="Times New Roman" w:cs="Times New Roman"/>
          <w:sz w:val="24"/>
          <w:szCs w:val="24"/>
          <w:lang w:val="en-US"/>
        </w:rPr>
        <w:t xml:space="preserve"> </w:t>
      </w:r>
    </w:p>
    <w:p w14:paraId="1071DA53" w14:textId="29FC1959" w:rsidR="0079682E" w:rsidRPr="00F317D8" w:rsidRDefault="1A4CB6A1" w:rsidP="0040328E">
      <w:pPr>
        <w:pStyle w:val="Heading2"/>
      </w:pPr>
      <w:bookmarkStart w:id="13" w:name="_Toc177135285"/>
      <w:r>
        <w:t xml:space="preserve">1.3 </w:t>
      </w:r>
      <w:r w:rsidR="4F5E9DA4">
        <w:tab/>
      </w:r>
      <w:r>
        <w:t>Project Scope and Direction</w:t>
      </w:r>
      <w:bookmarkEnd w:id="13"/>
      <w:r>
        <w:t xml:space="preserve"> </w:t>
      </w:r>
    </w:p>
    <w:p w14:paraId="4F63C9E8" w14:textId="3BC7A3F8" w:rsidR="0079682E" w:rsidRDefault="20880ED1" w:rsidP="6DBBF111">
      <w:pPr>
        <w:spacing w:after="0" w:line="360" w:lineRule="auto"/>
        <w:ind w:firstLine="720"/>
        <w:jc w:val="both"/>
        <w:rPr>
          <w:rFonts w:ascii="Times New Roman" w:eastAsia="Times New Roman" w:hAnsi="Times New Roman" w:cs="Times New Roman"/>
          <w:sz w:val="24"/>
          <w:szCs w:val="24"/>
        </w:rPr>
      </w:pPr>
      <w:r w:rsidRPr="6DBBF111">
        <w:rPr>
          <w:rFonts w:ascii="Times New Roman" w:eastAsia="Times New Roman" w:hAnsi="Times New Roman" w:cs="Times New Roman"/>
          <w:sz w:val="24"/>
          <w:szCs w:val="24"/>
        </w:rPr>
        <w:t>The scope of this project is to develop a CNN based system in classifying different traffic signs on the road. The model is expected to display the sub classes of the traffic sign, and the accuracy of the outcome. At first, data cleaning and preprocessing will be performed, for instance, resizing the image into a standardize form since CNN implementation required training images to be in equal size, then adjusting the contrast of the image using Contrast-limited Adaptive Histogram Equalization (</w:t>
      </w:r>
      <w:r w:rsidR="002834B3">
        <w:rPr>
          <w:rFonts w:ascii="Times New Roman" w:eastAsia="Times New Roman" w:hAnsi="Times New Roman" w:cs="Times New Roman"/>
          <w:sz w:val="24"/>
          <w:szCs w:val="24"/>
        </w:rPr>
        <w:t>CLAHE</w:t>
      </w:r>
      <w:r w:rsidRPr="6DBBF111">
        <w:rPr>
          <w:rFonts w:ascii="Times New Roman" w:eastAsia="Times New Roman" w:hAnsi="Times New Roman" w:cs="Times New Roman"/>
          <w:sz w:val="24"/>
          <w:szCs w:val="24"/>
        </w:rPr>
        <w:t>). Throughout the process of training this model, the adjustment will be made to minimize the computational time and maximize the accuracy rate. This approach will ensure development of efficient and accurate traffic sign classification systems.</w:t>
      </w:r>
    </w:p>
    <w:p w14:paraId="59A2E237" w14:textId="77777777" w:rsidR="00562DAD" w:rsidRPr="0079682E" w:rsidRDefault="00562DAD" w:rsidP="6DBBF111">
      <w:pPr>
        <w:spacing w:after="0" w:line="360" w:lineRule="auto"/>
        <w:ind w:firstLine="720"/>
        <w:jc w:val="both"/>
        <w:rPr>
          <w:rFonts w:ascii="Times New Roman" w:eastAsia="Times New Roman" w:hAnsi="Times New Roman" w:cs="Times New Roman"/>
          <w:sz w:val="24"/>
          <w:szCs w:val="24"/>
          <w:lang w:val="en-US" w:eastAsia="en-US" w:bidi="en-US"/>
        </w:rPr>
      </w:pPr>
    </w:p>
    <w:p w14:paraId="4245987B" w14:textId="4FEA3C35" w:rsidR="0079682E" w:rsidRPr="00F317D8" w:rsidRDefault="1D8438CF" w:rsidP="0040328E">
      <w:pPr>
        <w:pStyle w:val="Heading2"/>
      </w:pPr>
      <w:bookmarkStart w:id="14" w:name="_Toc177135286"/>
      <w:r>
        <w:t>1.4</w:t>
      </w:r>
      <w:r w:rsidR="0079682E">
        <w:tab/>
      </w:r>
      <w:r>
        <w:t>Contributions</w:t>
      </w:r>
      <w:bookmarkEnd w:id="14"/>
      <w:r w:rsidR="3ECDE6C3">
        <w:t xml:space="preserve"> </w:t>
      </w:r>
    </w:p>
    <w:p w14:paraId="77A77EA0" w14:textId="3ACFFAB8" w:rsidR="14A99F9F" w:rsidRDefault="00562DAD" w:rsidP="4D05434A">
      <w:pPr>
        <w:spacing w:before="240" w:after="240"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ADAS</w:t>
      </w:r>
      <w:r w:rsidR="14A99F9F" w:rsidRPr="4D05434A">
        <w:rPr>
          <w:rFonts w:ascii="Times New Roman" w:eastAsia="Times New Roman" w:hAnsi="Times New Roman" w:cs="Times New Roman"/>
          <w:sz w:val="24"/>
          <w:szCs w:val="24"/>
          <w:lang w:val="en-US"/>
        </w:rPr>
        <w:t xml:space="preserve"> </w:t>
      </w:r>
      <w:r w:rsidR="7242F846" w:rsidRPr="4D05434A">
        <w:rPr>
          <w:rFonts w:ascii="Times New Roman" w:eastAsia="Times New Roman" w:hAnsi="Times New Roman" w:cs="Times New Roman"/>
          <w:sz w:val="24"/>
          <w:szCs w:val="24"/>
          <w:lang w:val="en-US"/>
        </w:rPr>
        <w:t xml:space="preserve">is </w:t>
      </w:r>
      <w:r w:rsidR="14A99F9F" w:rsidRPr="4D05434A">
        <w:rPr>
          <w:rFonts w:ascii="Times New Roman" w:eastAsia="Times New Roman" w:hAnsi="Times New Roman" w:cs="Times New Roman"/>
          <w:sz w:val="24"/>
          <w:szCs w:val="24"/>
          <w:lang w:val="en-US"/>
        </w:rPr>
        <w:t>a series of technologies designed to provide drivers with safe driving assistance. By integrating sensors, control units, actuators, and other hardware and software components in vehicles, ADAS can analyze real-time driving conditions and make corresponding adjustments to enhance driver safety.</w:t>
      </w:r>
    </w:p>
    <w:p w14:paraId="1E21B9E6" w14:textId="55EF6AA4" w:rsidR="004E5DD6" w:rsidRPr="0079682E" w:rsidRDefault="00637ACB" w:rsidP="00637ACB">
      <w:pPr>
        <w:spacing w:before="240" w:after="240" w:line="360" w:lineRule="auto"/>
        <w:ind w:firstLine="720"/>
        <w:jc w:val="both"/>
        <w:rPr>
          <w:rFonts w:ascii="Times New Roman" w:eastAsia="Times New Roman" w:hAnsi="Times New Roman" w:cs="Times New Roman"/>
          <w:sz w:val="24"/>
          <w:szCs w:val="24"/>
          <w:lang w:val="en-US"/>
        </w:rPr>
      </w:pPr>
      <w:r w:rsidRPr="00637ACB">
        <w:rPr>
          <w:rFonts w:ascii="Times New Roman" w:eastAsia="Times New Roman" w:hAnsi="Times New Roman" w:cs="Times New Roman"/>
          <w:sz w:val="24"/>
          <w:szCs w:val="24"/>
          <w:lang w:val="en-US"/>
        </w:rPr>
        <w:tab/>
      </w:r>
      <w:r w:rsidR="14A99F9F" w:rsidRPr="00637ACB">
        <w:rPr>
          <w:rFonts w:ascii="Times New Roman" w:eastAsia="Times New Roman" w:hAnsi="Times New Roman" w:cs="Times New Roman"/>
          <w:sz w:val="24"/>
          <w:szCs w:val="24"/>
          <w:lang w:val="en-US"/>
        </w:rPr>
        <w:t>One of the most crucial elements of ADAS is traffic sign classification (TSC).</w:t>
      </w:r>
      <w:r w:rsidR="14A99F9F" w:rsidRPr="4D05434A">
        <w:rPr>
          <w:rFonts w:ascii="Times New Roman" w:eastAsia="Times New Roman" w:hAnsi="Times New Roman" w:cs="Times New Roman"/>
          <w:sz w:val="24"/>
          <w:szCs w:val="24"/>
          <w:lang w:val="en-US"/>
        </w:rPr>
        <w:t xml:space="preserve"> Implementing a high-performance TSC model can significantly improve the reliability of ADAS and its prospects for the future. As technology rapidly advances, autonomous driving is set to become a mainstream trend in the automotive industry. Autonomous driving offers convenience, time-saving benefits, and most importantly, a reduction in accidents caused by human erro</w:t>
      </w:r>
      <w:r w:rsidR="00370EEB">
        <w:rPr>
          <w:rFonts w:ascii="Times New Roman" w:eastAsia="Times New Roman" w:hAnsi="Times New Roman" w:cs="Times New Roman"/>
          <w:sz w:val="24"/>
          <w:szCs w:val="24"/>
          <w:lang w:val="en-US"/>
        </w:rPr>
        <w:t xml:space="preserve">r. </w:t>
      </w:r>
      <w:r w:rsidR="00370EEB" w:rsidRPr="777C2352">
        <w:rPr>
          <w:rFonts w:ascii="Times New Roman" w:eastAsia="Times New Roman" w:hAnsi="Times New Roman" w:cs="Times New Roman"/>
          <w:sz w:val="24"/>
          <w:szCs w:val="24"/>
          <w:lang w:val="en-US"/>
        </w:rPr>
        <w:t xml:space="preserve">In this project, we will employ </w:t>
      </w:r>
      <w:r w:rsidR="00370EEB">
        <w:rPr>
          <w:rFonts w:ascii="Times New Roman" w:eastAsia="Times New Roman" w:hAnsi="Times New Roman" w:cs="Times New Roman"/>
          <w:sz w:val="24"/>
          <w:szCs w:val="24"/>
          <w:lang w:val="en-US"/>
        </w:rPr>
        <w:t>CNN</w:t>
      </w:r>
      <w:r w:rsidR="00370EEB" w:rsidRPr="777C2352">
        <w:rPr>
          <w:rFonts w:ascii="Times New Roman" w:eastAsia="Times New Roman" w:hAnsi="Times New Roman" w:cs="Times New Roman"/>
          <w:sz w:val="24"/>
          <w:szCs w:val="24"/>
          <w:lang w:val="en-US"/>
        </w:rPr>
        <w:t xml:space="preserve"> models to achieve a highly efficient and reliable TSC task.</w:t>
      </w:r>
    </w:p>
    <w:p w14:paraId="6DF894AF" w14:textId="40F8E9F3" w:rsidR="0079682E" w:rsidRPr="00F317D8" w:rsidRDefault="1D8438CF" w:rsidP="0040328E">
      <w:pPr>
        <w:pStyle w:val="Heading2"/>
      </w:pPr>
      <w:bookmarkStart w:id="15" w:name="_Toc177135287"/>
      <w:r>
        <w:t xml:space="preserve">1.5 </w:t>
      </w:r>
      <w:r w:rsidR="0079682E">
        <w:tab/>
      </w:r>
      <w:r w:rsidR="2E3B24B7">
        <w:t>Background information</w:t>
      </w:r>
      <w:bookmarkEnd w:id="15"/>
      <w:r w:rsidR="2E3B24B7">
        <w:t xml:space="preserve"> </w:t>
      </w:r>
    </w:p>
    <w:p w14:paraId="5DF3BD84" w14:textId="503DC4F6" w:rsidR="05574974" w:rsidRDefault="05574974" w:rsidP="54185804">
      <w:pPr>
        <w:spacing w:line="360" w:lineRule="auto"/>
        <w:ind w:firstLine="720"/>
        <w:jc w:val="both"/>
        <w:rPr>
          <w:rFonts w:ascii="Times New Roman" w:eastAsia="Times New Roman" w:hAnsi="Times New Roman" w:cs="Times New Roman"/>
          <w:color w:val="000000" w:themeColor="text1"/>
          <w:sz w:val="24"/>
          <w:szCs w:val="24"/>
          <w:lang w:val="en-US"/>
        </w:rPr>
      </w:pPr>
      <w:r w:rsidRPr="54185804">
        <w:rPr>
          <w:rFonts w:ascii="Times New Roman" w:eastAsia="Times New Roman" w:hAnsi="Times New Roman" w:cs="Times New Roman"/>
          <w:color w:val="000000" w:themeColor="text1"/>
          <w:sz w:val="24"/>
          <w:szCs w:val="24"/>
          <w:lang w:val="en-US"/>
        </w:rPr>
        <w:t xml:space="preserve">The traffic sign recognition is an important aspect of the autonomous vehicles and for the Advanced Driver Assistance System (ADAS) which heavily relies on the accurate image classification to enable road users to have a safe and efficient driving </w:t>
      </w:r>
      <w:r w:rsidRPr="54185804">
        <w:rPr>
          <w:rFonts w:ascii="Times New Roman" w:eastAsia="Times New Roman" w:hAnsi="Times New Roman" w:cs="Times New Roman"/>
          <w:color w:val="000000" w:themeColor="text1"/>
          <w:sz w:val="24"/>
          <w:szCs w:val="24"/>
          <w:lang w:val="en-US"/>
        </w:rPr>
        <w:lastRenderedPageBreak/>
        <w:t xml:space="preserve">experience. However, challenges like diverse weather conditions, </w:t>
      </w:r>
      <w:r w:rsidR="00370EEB">
        <w:rPr>
          <w:rFonts w:ascii="Times New Roman" w:eastAsia="Times New Roman" w:hAnsi="Times New Roman" w:cs="Times New Roman"/>
          <w:color w:val="000000" w:themeColor="text1"/>
          <w:sz w:val="24"/>
          <w:szCs w:val="24"/>
          <w:lang w:val="en-US"/>
        </w:rPr>
        <w:t>varied</w:t>
      </w:r>
      <w:ins w:id="16" w:author="Lim Jia Qi" w:date="2024-08-29T09:12:00Z">
        <w:r w:rsidR="002834B3" w:rsidRPr="54185804">
          <w:rPr>
            <w:rFonts w:ascii="Times New Roman" w:eastAsia="Times New Roman" w:hAnsi="Times New Roman" w:cs="Times New Roman"/>
            <w:color w:val="000000" w:themeColor="text1"/>
            <w:sz w:val="24"/>
            <w:szCs w:val="24"/>
            <w:lang w:val="en-US"/>
          </w:rPr>
          <w:t xml:space="preserve"> </w:t>
        </w:r>
      </w:ins>
      <w:r w:rsidRPr="54185804">
        <w:rPr>
          <w:rFonts w:ascii="Times New Roman" w:eastAsia="Times New Roman" w:hAnsi="Times New Roman" w:cs="Times New Roman"/>
          <w:color w:val="000000" w:themeColor="text1"/>
          <w:sz w:val="24"/>
          <w:szCs w:val="24"/>
          <w:lang w:val="en-US"/>
        </w:rPr>
        <w:t>lighting</w:t>
      </w:r>
      <w:ins w:id="17" w:author="Lim Jia Qi" w:date="2024-08-29T09:12:00Z">
        <w:r w:rsidR="002834B3">
          <w:rPr>
            <w:rFonts w:ascii="Times New Roman" w:eastAsia="Times New Roman" w:hAnsi="Times New Roman" w:cs="Times New Roman"/>
            <w:color w:val="000000" w:themeColor="text1"/>
            <w:sz w:val="24"/>
            <w:szCs w:val="24"/>
            <w:lang w:val="en-US"/>
          </w:rPr>
          <w:t xml:space="preserve"> </w:t>
        </w:r>
      </w:ins>
      <w:r w:rsidR="00370EEB">
        <w:rPr>
          <w:rFonts w:ascii="Times New Roman" w:eastAsia="Times New Roman" w:hAnsi="Times New Roman" w:cs="Times New Roman"/>
          <w:color w:val="000000" w:themeColor="text1"/>
          <w:sz w:val="24"/>
          <w:szCs w:val="24"/>
          <w:lang w:val="en-US"/>
        </w:rPr>
        <w:t>conditions</w:t>
      </w:r>
      <w:r w:rsidRPr="54185804">
        <w:rPr>
          <w:rFonts w:ascii="Times New Roman" w:eastAsia="Times New Roman" w:hAnsi="Times New Roman" w:cs="Times New Roman"/>
          <w:color w:val="000000" w:themeColor="text1"/>
          <w:sz w:val="24"/>
          <w:szCs w:val="24"/>
          <w:lang w:val="en-US"/>
        </w:rPr>
        <w:t>, damaged signboards and some visual impediments such as low brightness and cluttered backgrounds which often cause in reduce of accuracy and performance of these systems.</w:t>
      </w:r>
    </w:p>
    <w:p w14:paraId="793551BC" w14:textId="1E282837" w:rsidR="05574974" w:rsidRDefault="05574974" w:rsidP="54185804">
      <w:pPr>
        <w:spacing w:line="360" w:lineRule="auto"/>
        <w:ind w:firstLine="720"/>
        <w:jc w:val="both"/>
        <w:rPr>
          <w:rFonts w:ascii="Times New Roman" w:eastAsia="Times New Roman" w:hAnsi="Times New Roman" w:cs="Times New Roman"/>
          <w:color w:val="000000" w:themeColor="text1"/>
          <w:sz w:val="24"/>
          <w:szCs w:val="24"/>
          <w:lang w:val="en-US"/>
        </w:rPr>
      </w:pPr>
      <w:r w:rsidRPr="54185804">
        <w:rPr>
          <w:rFonts w:ascii="Times New Roman" w:eastAsia="Times New Roman" w:hAnsi="Times New Roman" w:cs="Times New Roman"/>
          <w:color w:val="000000" w:themeColor="text1"/>
          <w:sz w:val="24"/>
          <w:szCs w:val="24"/>
          <w:lang w:val="en-US"/>
        </w:rPr>
        <w:t xml:space="preserve">Explicitly, the current methods for the traffic sign classification needed to be accurate, often face the sacrificial of the computational efficiency and rely too much on the complex algorithms and deep learning models, particularly </w:t>
      </w:r>
      <w:r w:rsidRPr="00637ACB">
        <w:rPr>
          <w:rFonts w:ascii="Times New Roman" w:eastAsia="Times New Roman" w:hAnsi="Times New Roman" w:cs="Times New Roman"/>
          <w:color w:val="000000" w:themeColor="text1"/>
          <w:sz w:val="24"/>
          <w:szCs w:val="24"/>
          <w:lang w:val="en-US"/>
        </w:rPr>
        <w:t>the Convolutional Neural Networks (CNN).</w:t>
      </w:r>
      <w:r w:rsidRPr="54185804">
        <w:rPr>
          <w:rFonts w:ascii="Times New Roman" w:eastAsia="Times New Roman" w:hAnsi="Times New Roman" w:cs="Times New Roman"/>
          <w:color w:val="000000" w:themeColor="text1"/>
          <w:sz w:val="24"/>
          <w:szCs w:val="24"/>
          <w:lang w:val="en-US"/>
        </w:rPr>
        <w:t xml:space="preserve"> They require substantial processing power and memory which results in slower processing times causing those methods to be rather impractical for real-world use.</w:t>
      </w:r>
    </w:p>
    <w:p w14:paraId="2FEBF690" w14:textId="13CFD234" w:rsidR="05574974" w:rsidRDefault="05574974" w:rsidP="54185804">
      <w:pPr>
        <w:spacing w:line="360" w:lineRule="auto"/>
        <w:ind w:firstLine="720"/>
        <w:jc w:val="both"/>
        <w:rPr>
          <w:rFonts w:ascii="Times New Roman" w:eastAsia="Times New Roman" w:hAnsi="Times New Roman" w:cs="Times New Roman"/>
          <w:color w:val="000000" w:themeColor="text1"/>
          <w:sz w:val="24"/>
          <w:szCs w:val="24"/>
          <w:lang w:val="en-US"/>
        </w:rPr>
      </w:pPr>
      <w:r w:rsidRPr="54185804">
        <w:rPr>
          <w:rFonts w:ascii="Times New Roman" w:eastAsia="Times New Roman" w:hAnsi="Times New Roman" w:cs="Times New Roman"/>
          <w:color w:val="000000" w:themeColor="text1"/>
          <w:sz w:val="24"/>
          <w:szCs w:val="24"/>
          <w:lang w:val="en-US"/>
        </w:rPr>
        <w:t>This project enables us to propose a CNN-based model to efficiently enhance the traffic sign image classification. With the goals of detecting and recognizing the traffic signs in various conditions and to also classify them into respective categories like regulatory, warning and informational along with the display classification accuracy. All of these involve the data cleaning and preprocessing such as the resizing of images, adjusting contrast and the optimization of the model to balance the computational time and accuracy.</w:t>
      </w:r>
    </w:p>
    <w:p w14:paraId="20D46C56" w14:textId="10BFF527" w:rsidR="05574974" w:rsidRDefault="05574974" w:rsidP="54185804">
      <w:pPr>
        <w:spacing w:line="360" w:lineRule="auto"/>
        <w:ind w:firstLine="720"/>
        <w:jc w:val="both"/>
        <w:rPr>
          <w:rFonts w:ascii="Times New Roman" w:eastAsia="Times New Roman" w:hAnsi="Times New Roman" w:cs="Times New Roman"/>
          <w:color w:val="000000" w:themeColor="text1"/>
          <w:sz w:val="24"/>
          <w:szCs w:val="24"/>
          <w:lang w:val="en-US"/>
        </w:rPr>
      </w:pPr>
      <w:r w:rsidRPr="54185804">
        <w:rPr>
          <w:rFonts w:ascii="Times New Roman" w:eastAsia="Times New Roman" w:hAnsi="Times New Roman" w:cs="Times New Roman"/>
          <w:color w:val="000000" w:themeColor="text1"/>
          <w:sz w:val="24"/>
          <w:szCs w:val="24"/>
          <w:lang w:val="en-US"/>
        </w:rPr>
        <w:t>The high-performance traffic sign classification (TSC) model can also significantly enhance the ADAS through the improvising of its reliability and supporting the advancements in the autonomous driving which can greatly reducing the accidents and more time saving. Additionally, this project will provide several valuable pieces for education and research via leveraging CNN with the aim to develop an efficient and reliable image classification system for the traffic signs.</w:t>
      </w:r>
    </w:p>
    <w:p w14:paraId="4DF57CB9" w14:textId="4D0959E0" w:rsidR="54185804" w:rsidRDefault="54185804" w:rsidP="54185804">
      <w:pPr>
        <w:spacing w:line="360" w:lineRule="auto"/>
        <w:ind w:firstLine="720"/>
        <w:jc w:val="both"/>
        <w:rPr>
          <w:rFonts w:ascii="Times New Roman" w:eastAsia="Times New Roman" w:hAnsi="Times New Roman" w:cs="Times New Roman"/>
          <w:sz w:val="24"/>
          <w:szCs w:val="24"/>
          <w:lang w:val="en-US"/>
        </w:rPr>
      </w:pPr>
    </w:p>
    <w:p w14:paraId="4BCDAB1E" w14:textId="247D4AA7" w:rsidR="4D05434A" w:rsidRDefault="4D05434A" w:rsidP="4D05434A">
      <w:pPr>
        <w:spacing w:line="360" w:lineRule="auto"/>
        <w:jc w:val="both"/>
        <w:rPr>
          <w:rFonts w:ascii="Times New Roman" w:eastAsia="SimSun" w:hAnsi="Times New Roman" w:cs="Times New Roman"/>
          <w:sz w:val="24"/>
          <w:szCs w:val="24"/>
          <w:lang w:val="en-US" w:eastAsia="en-US"/>
        </w:rPr>
      </w:pPr>
    </w:p>
    <w:p w14:paraId="1378F6AB" w14:textId="77777777" w:rsidR="0079682E" w:rsidRPr="0079682E" w:rsidRDefault="0079682E" w:rsidP="005A5E08">
      <w:pPr>
        <w:spacing w:after="0" w:line="360" w:lineRule="auto"/>
        <w:rPr>
          <w:rFonts w:ascii="Calibri" w:eastAsia="Times New Roman" w:hAnsi="Calibri" w:cs="Times New Roman"/>
          <w:sz w:val="24"/>
          <w:szCs w:val="20"/>
          <w:lang w:val="en-GB" w:eastAsia="en-US" w:bidi="en-US"/>
        </w:rPr>
      </w:pPr>
    </w:p>
    <w:p w14:paraId="2DD854C3" w14:textId="77777777" w:rsidR="0077469B" w:rsidRDefault="0077469B" w:rsidP="005A5E08">
      <w:pPr>
        <w:spacing w:after="0" w:line="360" w:lineRule="auto"/>
        <w:rPr>
          <w:rFonts w:ascii="Times New Roman" w:eastAsia="SimSun" w:hAnsi="Times New Roman" w:cs="Times New Roman"/>
          <w:sz w:val="24"/>
          <w:szCs w:val="24"/>
          <w:lang w:val="en-US" w:eastAsia="en-US" w:bidi="en-US"/>
        </w:rPr>
        <w:sectPr w:rsidR="0077469B" w:rsidSect="00984548">
          <w:headerReference w:type="default" r:id="rId16"/>
          <w:footerReference w:type="default" r:id="rId17"/>
          <w:pgSz w:w="11906" w:h="16838"/>
          <w:pgMar w:top="1440" w:right="1440" w:bottom="1440" w:left="2160" w:header="720" w:footer="578" w:gutter="0"/>
          <w:pgNumType w:start="1" w:chapStyle="1"/>
          <w:cols w:space="708"/>
          <w:docGrid w:linePitch="360"/>
        </w:sectPr>
      </w:pPr>
    </w:p>
    <w:p w14:paraId="27CC4FD2" w14:textId="58CD314B" w:rsidR="005A5E08" w:rsidRDefault="5F77E507" w:rsidP="0040328E">
      <w:pPr>
        <w:pStyle w:val="Heading1"/>
      </w:pPr>
      <w:bookmarkStart w:id="18" w:name="_Toc177135288"/>
      <w:r>
        <w:lastRenderedPageBreak/>
        <w:t>CHAPTER 2</w:t>
      </w:r>
      <w:bookmarkEnd w:id="18"/>
    </w:p>
    <w:p w14:paraId="7B78B7A7" w14:textId="52E8F7DE" w:rsidR="00A75A03" w:rsidRPr="00A75A03" w:rsidRDefault="5F77E507" w:rsidP="0040328E">
      <w:pPr>
        <w:pStyle w:val="Heading1"/>
        <w:rPr>
          <w:sz w:val="24"/>
          <w:szCs w:val="24"/>
        </w:rPr>
      </w:pPr>
      <w:bookmarkStart w:id="19" w:name="_Toc177135289"/>
      <w:r>
        <w:t>Literature Reviews</w:t>
      </w:r>
      <w:bookmarkEnd w:id="19"/>
    </w:p>
    <w:p w14:paraId="3FDA8DA9" w14:textId="64223247" w:rsidR="0034395B" w:rsidRDefault="5F77E507" w:rsidP="0040328E">
      <w:pPr>
        <w:pStyle w:val="Heading2"/>
      </w:pPr>
      <w:bookmarkStart w:id="20" w:name="_Toc177135290"/>
      <w:r>
        <w:t xml:space="preserve">2.1 </w:t>
      </w:r>
      <w:r w:rsidR="005A5E08">
        <w:tab/>
      </w:r>
      <w:r w:rsidR="3BC10CFC">
        <w:t>Literature Review 1</w:t>
      </w:r>
      <w:bookmarkEnd w:id="20"/>
      <w:r>
        <w:t xml:space="preserve"> </w:t>
      </w:r>
    </w:p>
    <w:p w14:paraId="4510C368" w14:textId="3A28D88E" w:rsidR="00770B10" w:rsidRDefault="5F77E507" w:rsidP="0040328E">
      <w:pPr>
        <w:pStyle w:val="Heading3"/>
        <w:rPr>
          <w:sz w:val="32"/>
          <w:szCs w:val="32"/>
        </w:rPr>
      </w:pPr>
      <w:bookmarkStart w:id="21" w:name="_Toc177135291"/>
      <w:r>
        <w:t xml:space="preserve">2.1.1 </w:t>
      </w:r>
      <w:r w:rsidR="005A5E08">
        <w:tab/>
      </w:r>
      <w:r w:rsidR="5E5EECC3">
        <w:t>Towards Real-Time Traffic Sign Classification and Detection</w:t>
      </w:r>
      <w:bookmarkEnd w:id="21"/>
      <w:r w:rsidR="431864DC">
        <w:t xml:space="preserve"> </w:t>
      </w:r>
    </w:p>
    <w:p w14:paraId="15ECD05B" w14:textId="427425D4" w:rsidR="00770B10" w:rsidRDefault="5E5EECC3" w:rsidP="54185804">
      <w:pPr>
        <w:spacing w:line="360" w:lineRule="auto"/>
        <w:jc w:val="center"/>
        <w:rPr>
          <w:rFonts w:ascii="Times New Roman" w:eastAsia="Times New Roman" w:hAnsi="Times New Roman" w:cs="Times New Roman"/>
          <w:i/>
          <w:iCs/>
        </w:rPr>
      </w:pPr>
      <w:r>
        <w:rPr>
          <w:noProof/>
        </w:rPr>
        <w:drawing>
          <wp:inline distT="0" distB="0" distL="0" distR="0" wp14:anchorId="2C9ABF19" wp14:editId="6FB4E9DD">
            <wp:extent cx="5273496" cy="2158171"/>
            <wp:effectExtent l="0" t="0" r="0" b="0"/>
            <wp:docPr id="1822789904" name="Picture 182278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789904"/>
                    <pic:cNvPicPr/>
                  </pic:nvPicPr>
                  <pic:blipFill>
                    <a:blip r:embed="rId18">
                      <a:extLst>
                        <a:ext uri="{28A0092B-C50C-407E-A947-70E740481C1C}">
                          <a14:useLocalDpi xmlns:a14="http://schemas.microsoft.com/office/drawing/2010/main" val="0"/>
                        </a:ext>
                      </a:extLst>
                    </a:blip>
                    <a:stretch>
                      <a:fillRect/>
                    </a:stretch>
                  </pic:blipFill>
                  <pic:spPr>
                    <a:xfrm>
                      <a:off x="0" y="0"/>
                      <a:ext cx="5273496" cy="2158171"/>
                    </a:xfrm>
                    <a:prstGeom prst="rect">
                      <a:avLst/>
                    </a:prstGeom>
                  </pic:spPr>
                </pic:pic>
              </a:graphicData>
            </a:graphic>
          </wp:inline>
        </w:drawing>
      </w:r>
      <w:r w:rsidRPr="54185804">
        <w:rPr>
          <w:rFonts w:ascii="Times New Roman" w:eastAsia="Times New Roman" w:hAnsi="Times New Roman" w:cs="Times New Roman"/>
          <w:i/>
          <w:iCs/>
        </w:rPr>
        <w:t>Fig</w:t>
      </w:r>
      <w:r w:rsidR="3FAE92B4" w:rsidRPr="54185804">
        <w:rPr>
          <w:rFonts w:ascii="Times New Roman" w:eastAsia="Times New Roman" w:hAnsi="Times New Roman" w:cs="Times New Roman"/>
          <w:i/>
          <w:iCs/>
        </w:rPr>
        <w:t>ure</w:t>
      </w:r>
      <w:r w:rsidRPr="54185804">
        <w:rPr>
          <w:rFonts w:ascii="Times New Roman" w:eastAsia="Times New Roman" w:hAnsi="Times New Roman" w:cs="Times New Roman"/>
          <w:i/>
          <w:iCs/>
        </w:rPr>
        <w:t xml:space="preserve"> 2.1.1.1</w:t>
      </w:r>
      <w:r w:rsidR="3BC10CFC" w:rsidRPr="54185804">
        <w:rPr>
          <w:rFonts w:ascii="Times New Roman" w:eastAsia="Times New Roman" w:hAnsi="Times New Roman" w:cs="Times New Roman"/>
          <w:i/>
          <w:iCs/>
        </w:rPr>
        <w:t xml:space="preserve"> </w:t>
      </w:r>
      <w:r w:rsidRPr="54185804">
        <w:rPr>
          <w:rFonts w:ascii="Times New Roman" w:eastAsia="Times New Roman" w:hAnsi="Times New Roman" w:cs="Times New Roman"/>
          <w:i/>
          <w:iCs/>
        </w:rPr>
        <w:t>The pipeline of the proposed traffic sign detection and classification method</w:t>
      </w:r>
    </w:p>
    <w:p w14:paraId="5990BF49" w14:textId="1BD70DA4" w:rsidR="00770B10" w:rsidRDefault="0482E4B8" w:rsidP="00562DAD">
      <w:pPr>
        <w:pStyle w:val="ListParagraph"/>
        <w:numPr>
          <w:ilvl w:val="0"/>
          <w:numId w:val="11"/>
        </w:numPr>
        <w:spacing w:line="360" w:lineRule="auto"/>
        <w:ind w:left="1080"/>
        <w:jc w:val="center"/>
        <w:rPr>
          <w:rFonts w:ascii="Times New Roman" w:eastAsia="Times New Roman" w:hAnsi="Times New Roman"/>
          <w:i/>
          <w:iCs/>
          <w:sz w:val="22"/>
          <w:szCs w:val="22"/>
          <w:lang w:val="en-MY"/>
        </w:rPr>
      </w:pPr>
      <w:r w:rsidRPr="777C2352">
        <w:rPr>
          <w:rFonts w:ascii="Times New Roman" w:eastAsia="Times New Roman" w:hAnsi="Times New Roman"/>
          <w:i/>
          <w:iCs/>
          <w:sz w:val="22"/>
          <w:szCs w:val="22"/>
          <w:lang w:val="en-MY"/>
        </w:rPr>
        <w:t>Original image (b) Color probability mode (red + blue) (c) MSER Detection (d) Detection (e) Classification</w:t>
      </w:r>
      <w:r w:rsidR="0C4EBE45" w:rsidRPr="777C2352">
        <w:rPr>
          <w:rFonts w:ascii="Times New Roman" w:eastAsia="Times New Roman" w:hAnsi="Times New Roman"/>
          <w:i/>
          <w:iCs/>
          <w:sz w:val="22"/>
          <w:szCs w:val="22"/>
          <w:lang w:val="en-MY"/>
        </w:rPr>
        <w:t xml:space="preserve"> [</w:t>
      </w:r>
      <w:r w:rsidR="6FA0C977" w:rsidRPr="777C2352">
        <w:rPr>
          <w:rFonts w:ascii="Times New Roman" w:eastAsia="Times New Roman" w:hAnsi="Times New Roman"/>
          <w:i/>
          <w:iCs/>
          <w:sz w:val="22"/>
          <w:szCs w:val="22"/>
          <w:lang w:val="en-MY"/>
        </w:rPr>
        <w:t>1</w:t>
      </w:r>
      <w:r w:rsidR="0C4EBE45" w:rsidRPr="777C2352">
        <w:rPr>
          <w:rFonts w:ascii="Times New Roman" w:eastAsia="Times New Roman" w:hAnsi="Times New Roman"/>
          <w:i/>
          <w:iCs/>
          <w:sz w:val="22"/>
          <w:szCs w:val="22"/>
          <w:lang w:val="en-MY"/>
        </w:rPr>
        <w:t>]</w:t>
      </w:r>
    </w:p>
    <w:p w14:paraId="585B93CB" w14:textId="77777777" w:rsidR="00562DAD" w:rsidRPr="00562DAD" w:rsidRDefault="00562DAD" w:rsidP="00562DAD">
      <w:pPr>
        <w:pStyle w:val="ListParagraph"/>
        <w:spacing w:line="360" w:lineRule="auto"/>
        <w:ind w:left="1080"/>
        <w:rPr>
          <w:rFonts w:ascii="Times New Roman" w:eastAsia="Times New Roman" w:hAnsi="Times New Roman"/>
          <w:i/>
          <w:iCs/>
          <w:sz w:val="22"/>
          <w:szCs w:val="22"/>
          <w:lang w:val="en-MY"/>
        </w:rPr>
      </w:pPr>
    </w:p>
    <w:p w14:paraId="2C1F3F8C" w14:textId="4DED3938" w:rsidR="00770B10" w:rsidRDefault="5B008F90" w:rsidP="00562DAD">
      <w:pPr>
        <w:spacing w:line="360" w:lineRule="auto"/>
        <w:ind w:firstLine="720"/>
        <w:jc w:val="both"/>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 xml:space="preserve">The Figure 2.1.1.1 shows the pipeline of the proposed traffic sign detection and classification in this paper. </w:t>
      </w:r>
      <w:r w:rsidR="27236543" w:rsidRPr="4D05434A">
        <w:rPr>
          <w:rFonts w:ascii="Times New Roman" w:eastAsia="Times New Roman" w:hAnsi="Times New Roman" w:cs="Times New Roman"/>
          <w:sz w:val="24"/>
          <w:szCs w:val="24"/>
        </w:rPr>
        <w:t>For traffic sign detection, the authors have implemented color threshold segmentation based on HSV color based [</w:t>
      </w:r>
      <w:r w:rsidR="00291D6C">
        <w:rPr>
          <w:rFonts w:ascii="Times New Roman" w:eastAsia="Times New Roman" w:hAnsi="Times New Roman" w:cs="Times New Roman"/>
          <w:sz w:val="24"/>
          <w:szCs w:val="24"/>
        </w:rPr>
        <w:t>1</w:t>
      </w:r>
      <w:r w:rsidR="27236543" w:rsidRPr="4D05434A">
        <w:rPr>
          <w:rFonts w:ascii="Times New Roman" w:eastAsia="Times New Roman" w:hAnsi="Times New Roman" w:cs="Times New Roman"/>
          <w:sz w:val="24"/>
          <w:szCs w:val="24"/>
        </w:rPr>
        <w:t>]. To fully utilize the color information of traffic sign</w:t>
      </w:r>
      <w:r w:rsidR="00291D6C">
        <w:rPr>
          <w:rFonts w:ascii="Times New Roman" w:eastAsia="Times New Roman" w:hAnsi="Times New Roman" w:cs="Times New Roman"/>
          <w:sz w:val="24"/>
          <w:szCs w:val="24"/>
        </w:rPr>
        <w:t>s</w:t>
      </w:r>
      <w:r w:rsidR="27236543" w:rsidRPr="4D05434A">
        <w:rPr>
          <w:rFonts w:ascii="Times New Roman" w:eastAsia="Times New Roman" w:hAnsi="Times New Roman" w:cs="Times New Roman"/>
          <w:sz w:val="24"/>
          <w:szCs w:val="24"/>
        </w:rPr>
        <w:t>, the authors propose a color probability model in enhancing the traffic sign color and su</w:t>
      </w:r>
      <w:r w:rsidR="00562DAD">
        <w:rPr>
          <w:rFonts w:ascii="Times New Roman" w:eastAsia="Times New Roman" w:hAnsi="Times New Roman" w:cs="Times New Roman"/>
          <w:sz w:val="24"/>
          <w:szCs w:val="24"/>
        </w:rPr>
        <w:t>p</w:t>
      </w:r>
      <w:r w:rsidR="27236543" w:rsidRPr="4D05434A">
        <w:rPr>
          <w:rFonts w:ascii="Times New Roman" w:eastAsia="Times New Roman" w:hAnsi="Times New Roman" w:cs="Times New Roman"/>
          <w:sz w:val="24"/>
          <w:szCs w:val="24"/>
        </w:rPr>
        <w:t>pressing the background color [</w:t>
      </w:r>
      <w:r w:rsidR="00291D6C">
        <w:rPr>
          <w:rFonts w:ascii="Times New Roman" w:eastAsia="Times New Roman" w:hAnsi="Times New Roman" w:cs="Times New Roman"/>
          <w:sz w:val="24"/>
          <w:szCs w:val="24"/>
        </w:rPr>
        <w:t>1</w:t>
      </w:r>
      <w:r w:rsidR="27236543" w:rsidRPr="4D05434A">
        <w:rPr>
          <w:rFonts w:ascii="Times New Roman" w:eastAsia="Times New Roman" w:hAnsi="Times New Roman" w:cs="Times New Roman"/>
          <w:sz w:val="24"/>
          <w:szCs w:val="24"/>
        </w:rPr>
        <w:t xml:space="preserve">]. The output of this model is a </w:t>
      </w:r>
      <w:proofErr w:type="spellStart"/>
      <w:r w:rsidR="27236543" w:rsidRPr="4D05434A">
        <w:rPr>
          <w:rFonts w:ascii="Times New Roman" w:eastAsia="Times New Roman" w:hAnsi="Times New Roman" w:cs="Times New Roman"/>
          <w:sz w:val="24"/>
          <w:szCs w:val="24"/>
        </w:rPr>
        <w:t>gray</w:t>
      </w:r>
      <w:proofErr w:type="spellEnd"/>
      <w:r w:rsidR="27236543" w:rsidRPr="4D05434A">
        <w:rPr>
          <w:rFonts w:ascii="Times New Roman" w:eastAsia="Times New Roman" w:hAnsi="Times New Roman" w:cs="Times New Roman"/>
          <w:sz w:val="24"/>
          <w:szCs w:val="24"/>
        </w:rPr>
        <w:t xml:space="preserve"> image with high intensity of traffic sign color and low intensity of other pixel</w:t>
      </w:r>
      <w:r w:rsidR="00291D6C">
        <w:rPr>
          <w:rFonts w:ascii="Times New Roman" w:eastAsia="Times New Roman" w:hAnsi="Times New Roman" w:cs="Times New Roman"/>
          <w:sz w:val="24"/>
          <w:szCs w:val="24"/>
        </w:rPr>
        <w:t>s</w:t>
      </w:r>
      <w:r w:rsidR="27236543" w:rsidRPr="4D05434A">
        <w:rPr>
          <w:rFonts w:ascii="Times New Roman" w:eastAsia="Times New Roman" w:hAnsi="Times New Roman" w:cs="Times New Roman"/>
          <w:sz w:val="24"/>
          <w:szCs w:val="24"/>
        </w:rPr>
        <w:t xml:space="preserve"> [</w:t>
      </w:r>
      <w:r w:rsidR="00291D6C">
        <w:rPr>
          <w:rFonts w:ascii="Times New Roman" w:eastAsia="Times New Roman" w:hAnsi="Times New Roman" w:cs="Times New Roman"/>
          <w:sz w:val="24"/>
          <w:szCs w:val="24"/>
        </w:rPr>
        <w:t>1</w:t>
      </w:r>
      <w:r w:rsidR="27236543" w:rsidRPr="4D05434A">
        <w:rPr>
          <w:rFonts w:ascii="Times New Roman" w:eastAsia="Times New Roman" w:hAnsi="Times New Roman" w:cs="Times New Roman"/>
          <w:sz w:val="24"/>
          <w:szCs w:val="24"/>
        </w:rPr>
        <w:t>]. Then this model is combined with a pre-calculated look up table to speed up the processing and reduce the search space for detection [</w:t>
      </w:r>
      <w:r w:rsidR="00291D6C">
        <w:rPr>
          <w:rFonts w:ascii="Times New Roman" w:eastAsia="Times New Roman" w:hAnsi="Times New Roman" w:cs="Times New Roman"/>
          <w:sz w:val="24"/>
          <w:szCs w:val="24"/>
        </w:rPr>
        <w:t>1</w:t>
      </w:r>
      <w:r w:rsidR="27236543" w:rsidRPr="4D05434A">
        <w:rPr>
          <w:rFonts w:ascii="Times New Roman" w:eastAsia="Times New Roman" w:hAnsi="Times New Roman" w:cs="Times New Roman"/>
          <w:sz w:val="24"/>
          <w:szCs w:val="24"/>
        </w:rPr>
        <w:t xml:space="preserve">]. This is followed by the employment of Maximally Stable Extremal Region (MSERs) to find the maximally stable extremal regions from the probability model, </w:t>
      </w:r>
      <w:proofErr w:type="gramStart"/>
      <w:r w:rsidR="27236543" w:rsidRPr="4D05434A">
        <w:rPr>
          <w:rFonts w:ascii="Times New Roman" w:eastAsia="Times New Roman" w:hAnsi="Times New Roman" w:cs="Times New Roman"/>
          <w:sz w:val="24"/>
          <w:szCs w:val="24"/>
        </w:rPr>
        <w:t>in order to</w:t>
      </w:r>
      <w:proofErr w:type="gramEnd"/>
      <w:r w:rsidR="27236543" w:rsidRPr="4D05434A">
        <w:rPr>
          <w:rFonts w:ascii="Times New Roman" w:eastAsia="Times New Roman" w:hAnsi="Times New Roman" w:cs="Times New Roman"/>
          <w:sz w:val="24"/>
          <w:szCs w:val="24"/>
        </w:rPr>
        <w:t xml:space="preserve"> increase the contrast between traffic sign and background, thus achieving high recall rate [</w:t>
      </w:r>
      <w:r w:rsidR="00291D6C">
        <w:rPr>
          <w:rFonts w:ascii="Times New Roman" w:eastAsia="Times New Roman" w:hAnsi="Times New Roman" w:cs="Times New Roman"/>
          <w:sz w:val="24"/>
          <w:szCs w:val="24"/>
        </w:rPr>
        <w:t>1</w:t>
      </w:r>
      <w:r w:rsidR="27236543" w:rsidRPr="4D05434A">
        <w:rPr>
          <w:rFonts w:ascii="Times New Roman" w:eastAsia="Times New Roman" w:hAnsi="Times New Roman" w:cs="Times New Roman"/>
          <w:sz w:val="24"/>
          <w:szCs w:val="24"/>
        </w:rPr>
        <w:t xml:space="preserve">].  </w:t>
      </w:r>
    </w:p>
    <w:p w14:paraId="1E9AC2BF" w14:textId="7B881886" w:rsidR="00770B10" w:rsidRDefault="27236543" w:rsidP="00562DAD">
      <w:pPr>
        <w:spacing w:line="360" w:lineRule="auto"/>
        <w:ind w:firstLine="720"/>
        <w:jc w:val="both"/>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 xml:space="preserve">During </w:t>
      </w:r>
      <w:r w:rsidR="00291D6C">
        <w:rPr>
          <w:rFonts w:ascii="Times New Roman" w:eastAsia="Times New Roman" w:hAnsi="Times New Roman" w:cs="Times New Roman"/>
          <w:sz w:val="24"/>
          <w:szCs w:val="24"/>
        </w:rPr>
        <w:t xml:space="preserve">the </w:t>
      </w:r>
      <w:r w:rsidRPr="4D05434A">
        <w:rPr>
          <w:rFonts w:ascii="Times New Roman" w:eastAsia="Times New Roman" w:hAnsi="Times New Roman" w:cs="Times New Roman"/>
          <w:sz w:val="24"/>
          <w:szCs w:val="24"/>
        </w:rPr>
        <w:t xml:space="preserve">traffic sign classification stage, a novel color </w:t>
      </w:r>
      <w:r w:rsidR="00291D6C">
        <w:rPr>
          <w:rFonts w:ascii="Times New Roman" w:eastAsia="Times New Roman" w:hAnsi="Times New Roman" w:cs="Times New Roman"/>
          <w:sz w:val="24"/>
          <w:szCs w:val="24"/>
        </w:rPr>
        <w:t>Histogram of Oriented Gradient (</w:t>
      </w:r>
      <w:r w:rsidRPr="4D05434A">
        <w:rPr>
          <w:rFonts w:ascii="Times New Roman" w:eastAsia="Times New Roman" w:hAnsi="Times New Roman" w:cs="Times New Roman"/>
          <w:sz w:val="24"/>
          <w:szCs w:val="24"/>
        </w:rPr>
        <w:t>HOG</w:t>
      </w:r>
      <w:r w:rsidR="00291D6C">
        <w:rPr>
          <w:rFonts w:ascii="Times New Roman" w:eastAsia="Times New Roman" w:hAnsi="Times New Roman" w:cs="Times New Roman"/>
          <w:sz w:val="24"/>
          <w:szCs w:val="24"/>
        </w:rPr>
        <w:t>)</w:t>
      </w:r>
      <w:r w:rsidRPr="4D05434A">
        <w:rPr>
          <w:rFonts w:ascii="Times New Roman" w:eastAsia="Times New Roman" w:hAnsi="Times New Roman" w:cs="Times New Roman"/>
          <w:sz w:val="24"/>
          <w:szCs w:val="24"/>
        </w:rPr>
        <w:t xml:space="preserve"> feature is proposed by conducting computation on both probability map and histogram equalized </w:t>
      </w:r>
      <w:proofErr w:type="spellStart"/>
      <w:r w:rsidRPr="4D05434A">
        <w:rPr>
          <w:rFonts w:ascii="Times New Roman" w:eastAsia="Times New Roman" w:hAnsi="Times New Roman" w:cs="Times New Roman"/>
          <w:sz w:val="24"/>
          <w:szCs w:val="24"/>
        </w:rPr>
        <w:t>gray</w:t>
      </w:r>
      <w:proofErr w:type="spellEnd"/>
      <w:r w:rsidRPr="4D05434A">
        <w:rPr>
          <w:rFonts w:ascii="Times New Roman" w:eastAsia="Times New Roman" w:hAnsi="Times New Roman" w:cs="Times New Roman"/>
          <w:sz w:val="24"/>
          <w:szCs w:val="24"/>
        </w:rPr>
        <w:t xml:space="preserve"> image [</w:t>
      </w:r>
      <w:r w:rsidR="00291D6C">
        <w:rPr>
          <w:rFonts w:ascii="Times New Roman" w:eastAsia="Times New Roman" w:hAnsi="Times New Roman" w:cs="Times New Roman"/>
          <w:sz w:val="24"/>
          <w:szCs w:val="24"/>
        </w:rPr>
        <w:t>1</w:t>
      </w:r>
      <w:r w:rsidRPr="4D05434A">
        <w:rPr>
          <w:rFonts w:ascii="Times New Roman" w:eastAsia="Times New Roman" w:hAnsi="Times New Roman" w:cs="Times New Roman"/>
          <w:sz w:val="24"/>
          <w:szCs w:val="24"/>
        </w:rPr>
        <w:t xml:space="preserve">]. </w:t>
      </w:r>
      <w:r w:rsidR="30D919F8" w:rsidRPr="4D05434A">
        <w:rPr>
          <w:rFonts w:ascii="Times New Roman" w:eastAsia="Times New Roman" w:hAnsi="Times New Roman" w:cs="Times New Roman"/>
          <w:sz w:val="24"/>
          <w:szCs w:val="24"/>
        </w:rPr>
        <w:t xml:space="preserve">Color probability is to </w:t>
      </w:r>
      <w:r w:rsidRPr="4D05434A">
        <w:rPr>
          <w:rFonts w:ascii="Times New Roman" w:eastAsia="Times New Roman" w:hAnsi="Times New Roman" w:cs="Times New Roman"/>
          <w:sz w:val="24"/>
          <w:szCs w:val="24"/>
        </w:rPr>
        <w:t>encode both color and shape of traffic sign effectively</w:t>
      </w:r>
      <w:r w:rsidR="5D76D09C" w:rsidRPr="4D05434A">
        <w:rPr>
          <w:rFonts w:ascii="Times New Roman" w:eastAsia="Times New Roman" w:hAnsi="Times New Roman" w:cs="Times New Roman"/>
          <w:sz w:val="24"/>
          <w:szCs w:val="24"/>
        </w:rPr>
        <w:t xml:space="preserve"> while histogram equalized </w:t>
      </w:r>
      <w:proofErr w:type="spellStart"/>
      <w:r w:rsidR="5D76D09C" w:rsidRPr="4D05434A">
        <w:rPr>
          <w:rFonts w:ascii="Times New Roman" w:eastAsia="Times New Roman" w:hAnsi="Times New Roman" w:cs="Times New Roman"/>
          <w:sz w:val="24"/>
          <w:szCs w:val="24"/>
        </w:rPr>
        <w:t>gray</w:t>
      </w:r>
      <w:proofErr w:type="spellEnd"/>
      <w:r w:rsidR="5D76D09C" w:rsidRPr="4D05434A">
        <w:rPr>
          <w:rFonts w:ascii="Times New Roman" w:eastAsia="Times New Roman" w:hAnsi="Times New Roman" w:cs="Times New Roman"/>
          <w:sz w:val="24"/>
          <w:szCs w:val="24"/>
        </w:rPr>
        <w:t xml:space="preserve"> image is to </w:t>
      </w:r>
      <w:r w:rsidR="00291D6C">
        <w:rPr>
          <w:rFonts w:ascii="Times New Roman" w:eastAsia="Times New Roman" w:hAnsi="Times New Roman" w:cs="Times New Roman"/>
          <w:sz w:val="24"/>
          <w:szCs w:val="24"/>
        </w:rPr>
        <w:t>identify</w:t>
      </w:r>
      <w:r w:rsidR="5D76D09C" w:rsidRPr="4D05434A">
        <w:rPr>
          <w:rFonts w:ascii="Times New Roman" w:eastAsia="Times New Roman" w:hAnsi="Times New Roman" w:cs="Times New Roman"/>
          <w:sz w:val="24"/>
          <w:szCs w:val="24"/>
        </w:rPr>
        <w:t xml:space="preserve"> </w:t>
      </w:r>
      <w:r w:rsidR="5D76D09C" w:rsidRPr="4D05434A">
        <w:rPr>
          <w:rFonts w:ascii="Times New Roman" w:eastAsia="Times New Roman" w:hAnsi="Times New Roman" w:cs="Times New Roman"/>
          <w:sz w:val="24"/>
          <w:szCs w:val="24"/>
        </w:rPr>
        <w:lastRenderedPageBreak/>
        <w:t>the inner content</w:t>
      </w:r>
      <w:r w:rsidRPr="4D05434A">
        <w:rPr>
          <w:rFonts w:ascii="Times New Roman" w:eastAsia="Times New Roman" w:hAnsi="Times New Roman" w:cs="Times New Roman"/>
          <w:sz w:val="24"/>
          <w:szCs w:val="24"/>
        </w:rPr>
        <w:t xml:space="preserve"> [</w:t>
      </w:r>
      <w:r w:rsidR="00291D6C">
        <w:rPr>
          <w:rFonts w:ascii="Times New Roman" w:eastAsia="Times New Roman" w:hAnsi="Times New Roman" w:cs="Times New Roman"/>
          <w:sz w:val="24"/>
          <w:szCs w:val="24"/>
        </w:rPr>
        <w:t>1</w:t>
      </w:r>
      <w:r w:rsidRPr="4D05434A">
        <w:rPr>
          <w:rFonts w:ascii="Times New Roman" w:eastAsia="Times New Roman" w:hAnsi="Times New Roman" w:cs="Times New Roman"/>
          <w:sz w:val="24"/>
          <w:szCs w:val="24"/>
        </w:rPr>
        <w:t>]</w:t>
      </w:r>
      <w:r w:rsidR="62712216" w:rsidRPr="4D05434A">
        <w:rPr>
          <w:rFonts w:ascii="Times New Roman" w:eastAsia="Times New Roman" w:hAnsi="Times New Roman" w:cs="Times New Roman"/>
          <w:sz w:val="24"/>
          <w:szCs w:val="24"/>
        </w:rPr>
        <w:t>.</w:t>
      </w:r>
      <w:r w:rsidRPr="4D05434A">
        <w:rPr>
          <w:rFonts w:ascii="Times New Roman" w:eastAsia="Times New Roman" w:hAnsi="Times New Roman" w:cs="Times New Roman"/>
          <w:sz w:val="24"/>
          <w:szCs w:val="24"/>
        </w:rPr>
        <w:t xml:space="preserve"> Then, this feature is trained with </w:t>
      </w:r>
      <w:r w:rsidR="00291D6C">
        <w:rPr>
          <w:rFonts w:ascii="Times New Roman" w:eastAsia="Times New Roman" w:hAnsi="Times New Roman" w:cs="Times New Roman"/>
          <w:sz w:val="24"/>
          <w:szCs w:val="24"/>
        </w:rPr>
        <w:t xml:space="preserve">a </w:t>
      </w:r>
      <w:r w:rsidR="25626A83" w:rsidRPr="4D05434A">
        <w:rPr>
          <w:rFonts w:ascii="Times New Roman" w:eastAsia="Times New Roman" w:hAnsi="Times New Roman" w:cs="Times New Roman"/>
          <w:sz w:val="24"/>
          <w:szCs w:val="24"/>
        </w:rPr>
        <w:t xml:space="preserve">multi-class </w:t>
      </w:r>
      <w:r w:rsidR="00291D6C">
        <w:rPr>
          <w:rFonts w:ascii="Times New Roman" w:eastAsia="Times New Roman" w:hAnsi="Times New Roman" w:cs="Times New Roman"/>
          <w:sz w:val="24"/>
          <w:szCs w:val="24"/>
        </w:rPr>
        <w:t>Support Vector Machine (</w:t>
      </w:r>
      <w:r w:rsidRPr="4D05434A">
        <w:rPr>
          <w:rFonts w:ascii="Times New Roman" w:eastAsia="Times New Roman" w:hAnsi="Times New Roman" w:cs="Times New Roman"/>
          <w:sz w:val="24"/>
          <w:szCs w:val="24"/>
        </w:rPr>
        <w:t>SVM</w:t>
      </w:r>
      <w:r w:rsidR="00291D6C">
        <w:rPr>
          <w:rFonts w:ascii="Times New Roman" w:eastAsia="Times New Roman" w:hAnsi="Times New Roman" w:cs="Times New Roman"/>
          <w:sz w:val="24"/>
          <w:szCs w:val="24"/>
        </w:rPr>
        <w:t>)</w:t>
      </w:r>
      <w:r w:rsidRPr="4D05434A">
        <w:rPr>
          <w:rFonts w:ascii="Times New Roman" w:eastAsia="Times New Roman" w:hAnsi="Times New Roman" w:cs="Times New Roman"/>
          <w:sz w:val="24"/>
          <w:szCs w:val="24"/>
        </w:rPr>
        <w:t xml:space="preserve"> </w:t>
      </w:r>
      <w:r w:rsidR="596F6D2C" w:rsidRPr="4D05434A">
        <w:rPr>
          <w:rFonts w:ascii="Times New Roman" w:eastAsia="Times New Roman" w:hAnsi="Times New Roman" w:cs="Times New Roman"/>
          <w:sz w:val="24"/>
          <w:szCs w:val="24"/>
        </w:rPr>
        <w:t xml:space="preserve">classifier </w:t>
      </w:r>
      <w:r w:rsidRPr="4D05434A">
        <w:rPr>
          <w:rFonts w:ascii="Times New Roman" w:eastAsia="Times New Roman" w:hAnsi="Times New Roman" w:cs="Times New Roman"/>
          <w:sz w:val="24"/>
          <w:szCs w:val="24"/>
        </w:rPr>
        <w:t xml:space="preserve">via </w:t>
      </w:r>
      <w:r w:rsidR="00291D6C">
        <w:rPr>
          <w:rFonts w:ascii="Times New Roman" w:eastAsia="Times New Roman" w:hAnsi="Times New Roman" w:cs="Times New Roman"/>
          <w:sz w:val="24"/>
          <w:szCs w:val="24"/>
        </w:rPr>
        <w:t>Radial Basis Function (</w:t>
      </w:r>
      <w:r w:rsidRPr="4D05434A">
        <w:rPr>
          <w:rFonts w:ascii="Times New Roman" w:eastAsia="Times New Roman" w:hAnsi="Times New Roman" w:cs="Times New Roman"/>
          <w:sz w:val="24"/>
          <w:szCs w:val="24"/>
        </w:rPr>
        <w:t>RBF</w:t>
      </w:r>
      <w:r w:rsidR="00291D6C">
        <w:rPr>
          <w:rFonts w:ascii="Times New Roman" w:eastAsia="Times New Roman" w:hAnsi="Times New Roman" w:cs="Times New Roman"/>
          <w:sz w:val="24"/>
          <w:szCs w:val="24"/>
        </w:rPr>
        <w:t>)</w:t>
      </w:r>
      <w:r w:rsidRPr="4D05434A">
        <w:rPr>
          <w:rFonts w:ascii="Times New Roman" w:eastAsia="Times New Roman" w:hAnsi="Times New Roman" w:cs="Times New Roman"/>
          <w:sz w:val="24"/>
          <w:szCs w:val="24"/>
        </w:rPr>
        <w:t xml:space="preserve"> to reduce redundant samples, which significantly reduce</w:t>
      </w:r>
      <w:r w:rsidR="00291D6C">
        <w:rPr>
          <w:rFonts w:ascii="Times New Roman" w:eastAsia="Times New Roman" w:hAnsi="Times New Roman" w:cs="Times New Roman"/>
          <w:sz w:val="24"/>
          <w:szCs w:val="24"/>
        </w:rPr>
        <w:t>s</w:t>
      </w:r>
      <w:r w:rsidRPr="4D05434A">
        <w:rPr>
          <w:rFonts w:ascii="Times New Roman" w:eastAsia="Times New Roman" w:hAnsi="Times New Roman" w:cs="Times New Roman"/>
          <w:sz w:val="24"/>
          <w:szCs w:val="24"/>
        </w:rPr>
        <w:t xml:space="preserve"> the number of support vectors and increase</w:t>
      </w:r>
      <w:r w:rsidR="00291D6C">
        <w:rPr>
          <w:rFonts w:ascii="Times New Roman" w:eastAsia="Times New Roman" w:hAnsi="Times New Roman" w:cs="Times New Roman"/>
          <w:sz w:val="24"/>
          <w:szCs w:val="24"/>
        </w:rPr>
        <w:t>s</w:t>
      </w:r>
      <w:r w:rsidRPr="4D05434A">
        <w:rPr>
          <w:rFonts w:ascii="Times New Roman" w:eastAsia="Times New Roman" w:hAnsi="Times New Roman" w:cs="Times New Roman"/>
          <w:sz w:val="24"/>
          <w:szCs w:val="24"/>
        </w:rPr>
        <w:t xml:space="preserve"> the testing time [</w:t>
      </w:r>
      <w:r w:rsidR="00291D6C">
        <w:rPr>
          <w:rFonts w:ascii="Times New Roman" w:eastAsia="Times New Roman" w:hAnsi="Times New Roman" w:cs="Times New Roman"/>
          <w:sz w:val="24"/>
          <w:szCs w:val="24"/>
        </w:rPr>
        <w:t>11</w:t>
      </w:r>
      <w:r w:rsidRPr="4D05434A">
        <w:rPr>
          <w:rFonts w:ascii="Times New Roman" w:eastAsia="Times New Roman" w:hAnsi="Times New Roman" w:cs="Times New Roman"/>
          <w:sz w:val="24"/>
          <w:szCs w:val="24"/>
        </w:rPr>
        <w:t>].</w:t>
      </w:r>
      <w:r w:rsidR="3D454CD6" w:rsidRPr="4D05434A">
        <w:rPr>
          <w:rFonts w:ascii="Times New Roman" w:eastAsia="Times New Roman" w:hAnsi="Times New Roman" w:cs="Times New Roman"/>
          <w:sz w:val="24"/>
          <w:szCs w:val="24"/>
        </w:rPr>
        <w:t xml:space="preserve"> </w:t>
      </w:r>
      <w:r w:rsidRPr="4D05434A">
        <w:rPr>
          <w:rFonts w:ascii="Times New Roman" w:eastAsia="Times New Roman" w:hAnsi="Times New Roman" w:cs="Times New Roman"/>
          <w:sz w:val="24"/>
          <w:szCs w:val="24"/>
        </w:rPr>
        <w:t xml:space="preserve"> Data augmentation such as rotation, translation and brightness adjustment are conducted to increase the diversity [</w:t>
      </w:r>
      <w:r w:rsidR="00291D6C">
        <w:rPr>
          <w:rFonts w:ascii="Times New Roman" w:eastAsia="Times New Roman" w:hAnsi="Times New Roman" w:cs="Times New Roman"/>
          <w:sz w:val="24"/>
          <w:szCs w:val="24"/>
        </w:rPr>
        <w:t>1</w:t>
      </w:r>
      <w:r w:rsidRPr="4D05434A">
        <w:rPr>
          <w:rFonts w:ascii="Times New Roman" w:eastAsia="Times New Roman" w:hAnsi="Times New Roman" w:cs="Times New Roman"/>
          <w:sz w:val="24"/>
          <w:szCs w:val="24"/>
        </w:rPr>
        <w:t xml:space="preserve">].  </w:t>
      </w:r>
    </w:p>
    <w:p w14:paraId="7C96D864" w14:textId="56B1E129" w:rsidR="00770B10" w:rsidRDefault="27236543" w:rsidP="00291D6C">
      <w:pPr>
        <w:spacing w:line="360" w:lineRule="auto"/>
        <w:ind w:firstLine="720"/>
        <w:jc w:val="both"/>
      </w:pPr>
      <w:r w:rsidRPr="4D05434A">
        <w:rPr>
          <w:rFonts w:ascii="Times New Roman" w:eastAsia="Times New Roman" w:hAnsi="Times New Roman" w:cs="Times New Roman"/>
          <w:sz w:val="24"/>
          <w:szCs w:val="24"/>
        </w:rPr>
        <w:t>The second method</w:t>
      </w:r>
      <w:r w:rsidR="00291D6C">
        <w:rPr>
          <w:rFonts w:ascii="Times New Roman" w:eastAsia="Times New Roman" w:hAnsi="Times New Roman" w:cs="Times New Roman"/>
          <w:sz w:val="24"/>
          <w:szCs w:val="24"/>
        </w:rPr>
        <w:t xml:space="preserve"> of traffic sign classification</w:t>
      </w:r>
      <w:r w:rsidRPr="4D05434A">
        <w:rPr>
          <w:rFonts w:ascii="Times New Roman" w:eastAsia="Times New Roman" w:hAnsi="Times New Roman" w:cs="Times New Roman"/>
          <w:sz w:val="24"/>
          <w:szCs w:val="24"/>
        </w:rPr>
        <w:t xml:space="preserve"> used by authors to compare the processing time is CNNs. The authors only use grayscale image</w:t>
      </w:r>
      <w:r w:rsidR="00291D6C">
        <w:rPr>
          <w:rFonts w:ascii="Times New Roman" w:eastAsia="Times New Roman" w:hAnsi="Times New Roman" w:cs="Times New Roman"/>
          <w:sz w:val="24"/>
          <w:szCs w:val="24"/>
        </w:rPr>
        <w:t>s</w:t>
      </w:r>
      <w:r w:rsidRPr="4D05434A">
        <w:rPr>
          <w:rFonts w:ascii="Times New Roman" w:eastAsia="Times New Roman" w:hAnsi="Times New Roman" w:cs="Times New Roman"/>
          <w:sz w:val="24"/>
          <w:szCs w:val="24"/>
        </w:rPr>
        <w:t xml:space="preserve"> to reduce processing time [</w:t>
      </w:r>
      <w:r w:rsidR="00291D6C">
        <w:rPr>
          <w:rFonts w:ascii="Times New Roman" w:eastAsia="Times New Roman" w:hAnsi="Times New Roman" w:cs="Times New Roman"/>
          <w:sz w:val="24"/>
          <w:szCs w:val="24"/>
        </w:rPr>
        <w:t>1]</w:t>
      </w:r>
      <w:r w:rsidRPr="4D05434A">
        <w:rPr>
          <w:rFonts w:ascii="Times New Roman" w:eastAsia="Times New Roman" w:hAnsi="Times New Roman" w:cs="Times New Roman"/>
          <w:sz w:val="24"/>
          <w:szCs w:val="24"/>
        </w:rPr>
        <w:t xml:space="preserve">. All the images are resized to standard 32 x 32 pixels and applied with Contrast Limited Adaptive Histogram Equalization (CLAHE) to </w:t>
      </w:r>
      <w:r w:rsidR="00291D6C">
        <w:rPr>
          <w:rFonts w:ascii="Times New Roman" w:eastAsia="Times New Roman" w:hAnsi="Times New Roman" w:cs="Times New Roman"/>
          <w:sz w:val="24"/>
          <w:szCs w:val="24"/>
        </w:rPr>
        <w:t xml:space="preserve">increase contrast and decrease the influence of lighting </w:t>
      </w:r>
      <w:r w:rsidRPr="4D05434A">
        <w:rPr>
          <w:rFonts w:ascii="Times New Roman" w:eastAsia="Times New Roman" w:hAnsi="Times New Roman" w:cs="Times New Roman"/>
          <w:sz w:val="24"/>
          <w:szCs w:val="24"/>
        </w:rPr>
        <w:t>[</w:t>
      </w:r>
      <w:r w:rsidR="00291D6C">
        <w:rPr>
          <w:rFonts w:ascii="Times New Roman" w:eastAsia="Times New Roman" w:hAnsi="Times New Roman" w:cs="Times New Roman"/>
          <w:sz w:val="24"/>
          <w:szCs w:val="24"/>
        </w:rPr>
        <w:t>1</w:t>
      </w:r>
      <w:r w:rsidRPr="4D05434A">
        <w:rPr>
          <w:rFonts w:ascii="Times New Roman" w:eastAsia="Times New Roman" w:hAnsi="Times New Roman" w:cs="Times New Roman"/>
          <w:sz w:val="24"/>
          <w:szCs w:val="24"/>
        </w:rPr>
        <w:t xml:space="preserve">]. Three simple CNNs with 2 convolutional layers, 2 subsampling layers and a fully connected MLP are trained to speed up the computation </w:t>
      </w:r>
      <w:r w:rsidR="00291D6C">
        <w:rPr>
          <w:rFonts w:ascii="Times New Roman" w:eastAsia="Times New Roman" w:hAnsi="Times New Roman" w:cs="Times New Roman"/>
          <w:sz w:val="24"/>
          <w:szCs w:val="24"/>
        </w:rPr>
        <w:t>[1</w:t>
      </w:r>
      <w:r w:rsidRPr="4D05434A">
        <w:rPr>
          <w:rFonts w:ascii="Times New Roman" w:eastAsia="Times New Roman" w:hAnsi="Times New Roman" w:cs="Times New Roman"/>
          <w:sz w:val="24"/>
          <w:szCs w:val="24"/>
        </w:rPr>
        <w:t>]. 5x5 filter kernels and L2-pooling are used for the convolutional layers and subsampling layers respectively [</w:t>
      </w:r>
      <w:r w:rsidR="00291D6C">
        <w:rPr>
          <w:rFonts w:ascii="Times New Roman" w:eastAsia="Times New Roman" w:hAnsi="Times New Roman" w:cs="Times New Roman"/>
          <w:sz w:val="24"/>
          <w:szCs w:val="24"/>
        </w:rPr>
        <w:t>1</w:t>
      </w:r>
      <w:r w:rsidRPr="4D05434A">
        <w:rPr>
          <w:rFonts w:ascii="Times New Roman" w:eastAsia="Times New Roman" w:hAnsi="Times New Roman" w:cs="Times New Roman"/>
          <w:sz w:val="24"/>
          <w:szCs w:val="24"/>
        </w:rPr>
        <w:t xml:space="preserve">].  </w:t>
      </w:r>
    </w:p>
    <w:p w14:paraId="53631715" w14:textId="1BF30765" w:rsidR="00770B10" w:rsidRDefault="3F4363CD" w:rsidP="54185804">
      <w:pPr>
        <w:spacing w:line="360" w:lineRule="auto"/>
        <w:jc w:val="center"/>
        <w:rPr>
          <w:rFonts w:ascii="Times New Roman" w:eastAsia="Times New Roman" w:hAnsi="Times New Roman" w:cs="Times New Roman"/>
          <w:i/>
          <w:iCs/>
        </w:rPr>
      </w:pPr>
      <w:r>
        <w:rPr>
          <w:noProof/>
        </w:rPr>
        <w:drawing>
          <wp:inline distT="0" distB="0" distL="0" distR="0" wp14:anchorId="493F8141" wp14:editId="2F4B4103">
            <wp:extent cx="5273496" cy="2237426"/>
            <wp:effectExtent l="0" t="0" r="0" b="0"/>
            <wp:docPr id="1891097838" name="Picture 189109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097838"/>
                    <pic:cNvPicPr/>
                  </pic:nvPicPr>
                  <pic:blipFill>
                    <a:blip r:embed="rId19">
                      <a:extLst>
                        <a:ext uri="{28A0092B-C50C-407E-A947-70E740481C1C}">
                          <a14:useLocalDpi xmlns:a14="http://schemas.microsoft.com/office/drawing/2010/main" val="0"/>
                        </a:ext>
                      </a:extLst>
                    </a:blip>
                    <a:stretch>
                      <a:fillRect/>
                    </a:stretch>
                  </pic:blipFill>
                  <pic:spPr>
                    <a:xfrm>
                      <a:off x="0" y="0"/>
                      <a:ext cx="5273496" cy="2237426"/>
                    </a:xfrm>
                    <a:prstGeom prst="rect">
                      <a:avLst/>
                    </a:prstGeom>
                  </pic:spPr>
                </pic:pic>
              </a:graphicData>
            </a:graphic>
          </wp:inline>
        </w:drawing>
      </w:r>
      <w:r w:rsidR="5D8CD0F2">
        <w:tab/>
      </w:r>
      <w:r w:rsidRPr="54185804">
        <w:rPr>
          <w:rFonts w:ascii="Times New Roman" w:eastAsia="Times New Roman" w:hAnsi="Times New Roman" w:cs="Times New Roman"/>
          <w:i/>
          <w:iCs/>
        </w:rPr>
        <w:t>Fig</w:t>
      </w:r>
      <w:r w:rsidR="1CB6902C" w:rsidRPr="54185804">
        <w:rPr>
          <w:rFonts w:ascii="Times New Roman" w:eastAsia="Times New Roman" w:hAnsi="Times New Roman" w:cs="Times New Roman"/>
          <w:i/>
          <w:iCs/>
        </w:rPr>
        <w:t>ure</w:t>
      </w:r>
      <w:r w:rsidRPr="54185804">
        <w:rPr>
          <w:rFonts w:ascii="Times New Roman" w:eastAsia="Times New Roman" w:hAnsi="Times New Roman" w:cs="Times New Roman"/>
          <w:i/>
          <w:iCs/>
        </w:rPr>
        <w:t xml:space="preserve"> 2.1.1.</w:t>
      </w:r>
      <w:r w:rsidR="4A902E3F" w:rsidRPr="54185804">
        <w:rPr>
          <w:rFonts w:ascii="Times New Roman" w:eastAsia="Times New Roman" w:hAnsi="Times New Roman" w:cs="Times New Roman"/>
          <w:i/>
          <w:iCs/>
        </w:rPr>
        <w:t>2</w:t>
      </w:r>
      <w:r w:rsidRPr="54185804">
        <w:rPr>
          <w:rFonts w:ascii="Times New Roman" w:eastAsia="Times New Roman" w:hAnsi="Times New Roman" w:cs="Times New Roman"/>
          <w:i/>
          <w:iCs/>
        </w:rPr>
        <w:t xml:space="preserve"> Structure of CNN</w:t>
      </w:r>
      <w:r w:rsidR="63316F2E" w:rsidRPr="54185804">
        <w:rPr>
          <w:rFonts w:ascii="Times New Roman" w:eastAsia="Times New Roman" w:hAnsi="Times New Roman" w:cs="Times New Roman"/>
          <w:i/>
          <w:iCs/>
        </w:rPr>
        <w:t xml:space="preserve"> [</w:t>
      </w:r>
      <w:r w:rsidR="1988516D" w:rsidRPr="54185804">
        <w:rPr>
          <w:rFonts w:ascii="Times New Roman" w:eastAsia="Times New Roman" w:hAnsi="Times New Roman" w:cs="Times New Roman"/>
          <w:i/>
          <w:iCs/>
        </w:rPr>
        <w:t>1</w:t>
      </w:r>
      <w:r w:rsidR="63316F2E" w:rsidRPr="54185804">
        <w:rPr>
          <w:rFonts w:ascii="Times New Roman" w:eastAsia="Times New Roman" w:hAnsi="Times New Roman" w:cs="Times New Roman"/>
          <w:i/>
          <w:iCs/>
        </w:rPr>
        <w:t>]</w:t>
      </w:r>
    </w:p>
    <w:p w14:paraId="1F008704" w14:textId="479F6D7E" w:rsidR="00770B10" w:rsidRDefault="46DFD6D2" w:rsidP="0040328E">
      <w:pPr>
        <w:pStyle w:val="Heading3"/>
        <w:rPr>
          <w:sz w:val="32"/>
          <w:szCs w:val="32"/>
        </w:rPr>
      </w:pPr>
      <w:r>
        <w:t xml:space="preserve"> </w:t>
      </w:r>
      <w:r w:rsidR="00671BF1">
        <w:br w:type="page"/>
      </w:r>
      <w:bookmarkStart w:id="22" w:name="_Toc177135292"/>
      <w:r w:rsidR="7091665C">
        <w:lastRenderedPageBreak/>
        <w:t>2.1.2</w:t>
      </w:r>
      <w:r w:rsidR="00671BF1">
        <w:tab/>
      </w:r>
      <w:r w:rsidR="7091665C">
        <w:t>Strengths and Weakness</w:t>
      </w:r>
      <w:bookmarkEnd w:id="22"/>
      <w:r w:rsidR="4EC1E3B8">
        <w:t xml:space="preserve"> </w:t>
      </w:r>
    </w:p>
    <w:p w14:paraId="3908151C" w14:textId="5749C3A3" w:rsidR="1D297D2D" w:rsidRDefault="66355B8B" w:rsidP="4D05434A">
      <w:pPr>
        <w:spacing w:line="360" w:lineRule="auto"/>
        <w:ind w:firstLine="720"/>
        <w:jc w:val="both"/>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 xml:space="preserve">There are two methods used for classification in this paper which is the use of </w:t>
      </w:r>
      <w:r w:rsidR="00291D6C">
        <w:rPr>
          <w:rFonts w:ascii="Times New Roman" w:eastAsia="Times New Roman" w:hAnsi="Times New Roman" w:cs="Times New Roman"/>
          <w:sz w:val="24"/>
          <w:szCs w:val="24"/>
        </w:rPr>
        <w:t xml:space="preserve">the </w:t>
      </w:r>
      <w:r w:rsidRPr="4D05434A">
        <w:rPr>
          <w:rFonts w:ascii="Times New Roman" w:eastAsia="Times New Roman" w:hAnsi="Times New Roman" w:cs="Times New Roman"/>
          <w:sz w:val="24"/>
          <w:szCs w:val="24"/>
        </w:rPr>
        <w:t>HOG feature with SVM classifier on color pro</w:t>
      </w:r>
      <w:r w:rsidR="412F7A6C" w:rsidRPr="4D05434A">
        <w:rPr>
          <w:rFonts w:ascii="Times New Roman" w:eastAsia="Times New Roman" w:hAnsi="Times New Roman" w:cs="Times New Roman"/>
          <w:sz w:val="24"/>
          <w:szCs w:val="24"/>
        </w:rPr>
        <w:t>b</w:t>
      </w:r>
      <w:r w:rsidRPr="4D05434A">
        <w:rPr>
          <w:rFonts w:ascii="Times New Roman" w:eastAsia="Times New Roman" w:hAnsi="Times New Roman" w:cs="Times New Roman"/>
          <w:sz w:val="24"/>
          <w:szCs w:val="24"/>
        </w:rPr>
        <w:t xml:space="preserve">ability model and CNN. </w:t>
      </w:r>
      <w:r w:rsidR="1D297D2D" w:rsidRPr="4D05434A">
        <w:rPr>
          <w:rFonts w:ascii="Times New Roman" w:eastAsia="Times New Roman" w:hAnsi="Times New Roman" w:cs="Times New Roman"/>
          <w:sz w:val="24"/>
          <w:szCs w:val="24"/>
        </w:rPr>
        <w:t xml:space="preserve">The performance of the proposed HOG feature with SVM </w:t>
      </w:r>
      <w:r w:rsidR="1B9E499C" w:rsidRPr="4D05434A">
        <w:rPr>
          <w:rFonts w:ascii="Times New Roman" w:eastAsia="Times New Roman" w:hAnsi="Times New Roman" w:cs="Times New Roman"/>
          <w:sz w:val="24"/>
          <w:szCs w:val="24"/>
        </w:rPr>
        <w:t xml:space="preserve">classifier </w:t>
      </w:r>
      <w:r w:rsidR="50027295" w:rsidRPr="4D05434A">
        <w:rPr>
          <w:rFonts w:ascii="Times New Roman" w:eastAsia="Times New Roman" w:hAnsi="Times New Roman" w:cs="Times New Roman"/>
          <w:sz w:val="24"/>
          <w:szCs w:val="24"/>
        </w:rPr>
        <w:t>outperforms the other state-of-art methods in Mandatory and Danger signs</w:t>
      </w:r>
      <w:r w:rsidR="1677A9B9" w:rsidRPr="4D05434A">
        <w:rPr>
          <w:rFonts w:ascii="Times New Roman" w:eastAsia="Times New Roman" w:hAnsi="Times New Roman" w:cs="Times New Roman"/>
          <w:sz w:val="24"/>
          <w:szCs w:val="24"/>
        </w:rPr>
        <w:t xml:space="preserve"> for both GTSDB and CTSD</w:t>
      </w:r>
      <w:r w:rsidR="50CC242E" w:rsidRPr="4D05434A">
        <w:rPr>
          <w:rFonts w:ascii="Times New Roman" w:eastAsia="Times New Roman" w:hAnsi="Times New Roman" w:cs="Times New Roman"/>
          <w:sz w:val="24"/>
          <w:szCs w:val="24"/>
        </w:rPr>
        <w:t xml:space="preserve"> (refer to Figure 2.1.2.1)</w:t>
      </w:r>
      <w:r w:rsidR="50027295" w:rsidRPr="4D05434A">
        <w:rPr>
          <w:rFonts w:ascii="Times New Roman" w:eastAsia="Times New Roman" w:hAnsi="Times New Roman" w:cs="Times New Roman"/>
          <w:sz w:val="24"/>
          <w:szCs w:val="24"/>
        </w:rPr>
        <w:t xml:space="preserve">. It is proven to </w:t>
      </w:r>
      <w:r w:rsidR="00291D6C">
        <w:rPr>
          <w:rFonts w:ascii="Times New Roman" w:eastAsia="Times New Roman" w:hAnsi="Times New Roman" w:cs="Times New Roman"/>
          <w:sz w:val="24"/>
          <w:szCs w:val="24"/>
        </w:rPr>
        <w:t>be</w:t>
      </w:r>
      <w:r w:rsidR="50027295" w:rsidRPr="4D05434A">
        <w:rPr>
          <w:rFonts w:ascii="Times New Roman" w:eastAsia="Times New Roman" w:hAnsi="Times New Roman" w:cs="Times New Roman"/>
          <w:sz w:val="24"/>
          <w:szCs w:val="24"/>
        </w:rPr>
        <w:t xml:space="preserve"> </w:t>
      </w:r>
      <w:r w:rsidR="02CCD01C" w:rsidRPr="4D05434A">
        <w:rPr>
          <w:rFonts w:ascii="Times New Roman" w:eastAsia="Times New Roman" w:hAnsi="Times New Roman" w:cs="Times New Roman"/>
          <w:sz w:val="24"/>
          <w:szCs w:val="24"/>
        </w:rPr>
        <w:t>20 times faster with slightly lower accuracy than other method</w:t>
      </w:r>
      <w:r w:rsidR="00291D6C">
        <w:rPr>
          <w:rFonts w:ascii="Times New Roman" w:eastAsia="Times New Roman" w:hAnsi="Times New Roman" w:cs="Times New Roman"/>
          <w:sz w:val="24"/>
          <w:szCs w:val="24"/>
        </w:rPr>
        <w:t>s</w:t>
      </w:r>
      <w:r w:rsidR="02CCD01C" w:rsidRPr="4D05434A">
        <w:rPr>
          <w:rFonts w:ascii="Times New Roman" w:eastAsia="Times New Roman" w:hAnsi="Times New Roman" w:cs="Times New Roman"/>
          <w:sz w:val="24"/>
          <w:szCs w:val="24"/>
        </w:rPr>
        <w:t xml:space="preserve"> [</w:t>
      </w:r>
      <w:r w:rsidR="00291D6C">
        <w:rPr>
          <w:rFonts w:ascii="Times New Roman" w:eastAsia="Times New Roman" w:hAnsi="Times New Roman" w:cs="Times New Roman"/>
          <w:sz w:val="24"/>
          <w:szCs w:val="24"/>
        </w:rPr>
        <w:t>1</w:t>
      </w:r>
      <w:r w:rsidR="02CCD01C" w:rsidRPr="4D05434A">
        <w:rPr>
          <w:rFonts w:ascii="Times New Roman" w:eastAsia="Times New Roman" w:hAnsi="Times New Roman" w:cs="Times New Roman"/>
          <w:sz w:val="24"/>
          <w:szCs w:val="24"/>
        </w:rPr>
        <w:t xml:space="preserve">]. The most important achievement is </w:t>
      </w:r>
      <w:r w:rsidR="6910126F" w:rsidRPr="4D05434A">
        <w:rPr>
          <w:rFonts w:ascii="Times New Roman" w:eastAsia="Times New Roman" w:hAnsi="Times New Roman" w:cs="Times New Roman"/>
          <w:sz w:val="24"/>
          <w:szCs w:val="24"/>
        </w:rPr>
        <w:t>it</w:t>
      </w:r>
      <w:r w:rsidR="02CCD01C" w:rsidRPr="4D05434A">
        <w:rPr>
          <w:rFonts w:ascii="Times New Roman" w:eastAsia="Times New Roman" w:hAnsi="Times New Roman" w:cs="Times New Roman"/>
          <w:sz w:val="24"/>
          <w:szCs w:val="24"/>
        </w:rPr>
        <w:t xml:space="preserve"> only require</w:t>
      </w:r>
      <w:r w:rsidR="0556DD5B" w:rsidRPr="4D05434A">
        <w:rPr>
          <w:rFonts w:ascii="Times New Roman" w:eastAsia="Times New Roman" w:hAnsi="Times New Roman" w:cs="Times New Roman"/>
          <w:sz w:val="24"/>
          <w:szCs w:val="24"/>
        </w:rPr>
        <w:t>s</w:t>
      </w:r>
      <w:r w:rsidR="02CCD01C" w:rsidRPr="4D05434A">
        <w:rPr>
          <w:rFonts w:ascii="Times New Roman" w:eastAsia="Times New Roman" w:hAnsi="Times New Roman" w:cs="Times New Roman"/>
          <w:sz w:val="24"/>
          <w:szCs w:val="24"/>
        </w:rPr>
        <w:t xml:space="preserve"> 0.162 second to detect an image, but others need</w:t>
      </w:r>
      <w:r w:rsidR="00291D6C">
        <w:rPr>
          <w:rFonts w:ascii="Times New Roman" w:eastAsia="Times New Roman" w:hAnsi="Times New Roman" w:cs="Times New Roman"/>
          <w:sz w:val="24"/>
          <w:szCs w:val="24"/>
        </w:rPr>
        <w:t xml:space="preserve"> a</w:t>
      </w:r>
      <w:r w:rsidR="02CCD01C" w:rsidRPr="4D05434A">
        <w:rPr>
          <w:rFonts w:ascii="Times New Roman" w:eastAsia="Times New Roman" w:hAnsi="Times New Roman" w:cs="Times New Roman"/>
          <w:sz w:val="24"/>
          <w:szCs w:val="24"/>
        </w:rPr>
        <w:t xml:space="preserve"> few seconds [</w:t>
      </w:r>
      <w:r w:rsidR="00291D6C">
        <w:rPr>
          <w:rFonts w:ascii="Times New Roman" w:eastAsia="Times New Roman" w:hAnsi="Times New Roman" w:cs="Times New Roman"/>
          <w:sz w:val="24"/>
          <w:szCs w:val="24"/>
        </w:rPr>
        <w:t>1</w:t>
      </w:r>
      <w:r w:rsidR="02CCD01C" w:rsidRPr="4D05434A">
        <w:rPr>
          <w:rFonts w:ascii="Times New Roman" w:eastAsia="Times New Roman" w:hAnsi="Times New Roman" w:cs="Times New Roman"/>
          <w:sz w:val="24"/>
          <w:szCs w:val="24"/>
        </w:rPr>
        <w:t xml:space="preserve">]. The proposed HOG + SVM </w:t>
      </w:r>
      <w:r w:rsidR="1D297D2D" w:rsidRPr="4D05434A">
        <w:rPr>
          <w:rFonts w:ascii="Times New Roman" w:eastAsia="Times New Roman" w:hAnsi="Times New Roman" w:cs="Times New Roman"/>
          <w:sz w:val="24"/>
          <w:szCs w:val="24"/>
        </w:rPr>
        <w:t xml:space="preserve">is proven </w:t>
      </w:r>
      <w:r w:rsidR="63B7D37B" w:rsidRPr="4D05434A">
        <w:rPr>
          <w:rFonts w:ascii="Times New Roman" w:eastAsia="Times New Roman" w:hAnsi="Times New Roman" w:cs="Times New Roman"/>
          <w:sz w:val="24"/>
          <w:szCs w:val="24"/>
        </w:rPr>
        <w:t>to have</w:t>
      </w:r>
      <w:r w:rsidR="1D297D2D" w:rsidRPr="4D05434A">
        <w:rPr>
          <w:rFonts w:ascii="Times New Roman" w:eastAsia="Times New Roman" w:hAnsi="Times New Roman" w:cs="Times New Roman"/>
          <w:sz w:val="24"/>
          <w:szCs w:val="24"/>
        </w:rPr>
        <w:t xml:space="preserve"> high potential for real life applications</w:t>
      </w:r>
      <w:r w:rsidR="7752DCC1" w:rsidRPr="4D05434A">
        <w:rPr>
          <w:rFonts w:ascii="Times New Roman" w:eastAsia="Times New Roman" w:hAnsi="Times New Roman" w:cs="Times New Roman"/>
          <w:sz w:val="24"/>
          <w:szCs w:val="24"/>
        </w:rPr>
        <w:t>.</w:t>
      </w:r>
      <w:r w:rsidR="05EF8752" w:rsidRPr="4D05434A">
        <w:rPr>
          <w:rFonts w:ascii="Times New Roman" w:eastAsia="Times New Roman" w:hAnsi="Times New Roman" w:cs="Times New Roman"/>
          <w:sz w:val="24"/>
          <w:szCs w:val="24"/>
        </w:rPr>
        <w:t xml:space="preserve"> </w:t>
      </w:r>
    </w:p>
    <w:p w14:paraId="185F7028" w14:textId="633F2B51" w:rsidR="1D297D2D" w:rsidRDefault="19481EE6" w:rsidP="4D05434A">
      <w:pPr>
        <w:spacing w:line="360" w:lineRule="auto"/>
        <w:jc w:val="center"/>
      </w:pPr>
      <w:r>
        <w:rPr>
          <w:noProof/>
        </w:rPr>
        <w:drawing>
          <wp:inline distT="0" distB="0" distL="0" distR="0" wp14:anchorId="256D2B03" wp14:editId="6D8CE96D">
            <wp:extent cx="3914774" cy="1033557"/>
            <wp:effectExtent l="0" t="0" r="0" b="0"/>
            <wp:docPr id="1216853265" name="Picture 121685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14774" cy="1033557"/>
                    </a:xfrm>
                    <a:prstGeom prst="rect">
                      <a:avLst/>
                    </a:prstGeom>
                  </pic:spPr>
                </pic:pic>
              </a:graphicData>
            </a:graphic>
          </wp:inline>
        </w:drawing>
      </w:r>
    </w:p>
    <w:p w14:paraId="623A8339" w14:textId="7AB1772E" w:rsidR="1D297D2D" w:rsidRDefault="69ECA0B4" w:rsidP="4D05434A">
      <w:pPr>
        <w:spacing w:line="360" w:lineRule="auto"/>
        <w:jc w:val="center"/>
        <w:rPr>
          <w:rFonts w:ascii="Times New Roman" w:eastAsia="Times New Roman" w:hAnsi="Times New Roman" w:cs="Times New Roman"/>
          <w:i/>
          <w:iCs/>
        </w:rPr>
      </w:pPr>
      <w:r w:rsidRPr="4D05434A">
        <w:rPr>
          <w:rFonts w:ascii="Times New Roman" w:eastAsia="Times New Roman" w:hAnsi="Times New Roman" w:cs="Times New Roman"/>
          <w:i/>
          <w:iCs/>
        </w:rPr>
        <w:t xml:space="preserve">Figure 2.1.2.1 </w:t>
      </w:r>
      <w:r w:rsidR="28757C9B" w:rsidRPr="4D05434A">
        <w:rPr>
          <w:rFonts w:ascii="Times New Roman" w:eastAsia="Times New Roman" w:hAnsi="Times New Roman" w:cs="Times New Roman"/>
          <w:i/>
          <w:iCs/>
        </w:rPr>
        <w:t xml:space="preserve">The Comparison of HOG Features with State-of-art </w:t>
      </w:r>
      <w:proofErr w:type="gramStart"/>
      <w:r w:rsidR="28757C9B" w:rsidRPr="4D05434A">
        <w:rPr>
          <w:rFonts w:ascii="Times New Roman" w:eastAsia="Times New Roman" w:hAnsi="Times New Roman" w:cs="Times New Roman"/>
          <w:i/>
          <w:iCs/>
        </w:rPr>
        <w:t>Methods</w:t>
      </w:r>
      <w:r w:rsidR="00291D6C">
        <w:rPr>
          <w:rFonts w:ascii="Times New Roman" w:eastAsia="Times New Roman" w:hAnsi="Times New Roman" w:cs="Times New Roman"/>
          <w:i/>
          <w:iCs/>
        </w:rPr>
        <w:t>[</w:t>
      </w:r>
      <w:proofErr w:type="gramEnd"/>
      <w:r w:rsidR="00291D6C">
        <w:rPr>
          <w:rFonts w:ascii="Times New Roman" w:eastAsia="Times New Roman" w:hAnsi="Times New Roman" w:cs="Times New Roman"/>
          <w:i/>
          <w:iCs/>
        </w:rPr>
        <w:t>1]</w:t>
      </w:r>
    </w:p>
    <w:p w14:paraId="1FD1A6C7" w14:textId="38D4AAE0" w:rsidR="1D297D2D" w:rsidRDefault="1D297D2D" w:rsidP="4D05434A">
      <w:pPr>
        <w:spacing w:line="360" w:lineRule="auto"/>
        <w:ind w:firstLine="720"/>
        <w:jc w:val="both"/>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 xml:space="preserve">The efficiency of CNN is proven </w:t>
      </w:r>
      <w:r w:rsidR="62A213B4" w:rsidRPr="4D05434A">
        <w:rPr>
          <w:rFonts w:ascii="Times New Roman" w:eastAsia="Times New Roman" w:hAnsi="Times New Roman" w:cs="Times New Roman"/>
          <w:sz w:val="24"/>
          <w:szCs w:val="24"/>
        </w:rPr>
        <w:t xml:space="preserve">when tested with </w:t>
      </w:r>
      <w:r w:rsidR="4E939340" w:rsidRPr="4D05434A">
        <w:rPr>
          <w:rFonts w:ascii="Times New Roman" w:eastAsia="Times New Roman" w:hAnsi="Times New Roman" w:cs="Times New Roman"/>
          <w:sz w:val="24"/>
          <w:szCs w:val="24"/>
        </w:rPr>
        <w:t xml:space="preserve">GTSDB and CTSD as it achieves </w:t>
      </w:r>
      <w:r w:rsidRPr="4D05434A">
        <w:rPr>
          <w:rFonts w:ascii="Times New Roman" w:eastAsia="Times New Roman" w:hAnsi="Times New Roman" w:cs="Times New Roman"/>
          <w:sz w:val="24"/>
          <w:szCs w:val="24"/>
        </w:rPr>
        <w:t xml:space="preserve">98.24% and 98.77% of </w:t>
      </w:r>
      <w:r w:rsidR="0F2A8281" w:rsidRPr="4D05434A">
        <w:rPr>
          <w:rFonts w:ascii="Times New Roman" w:eastAsia="Times New Roman" w:hAnsi="Times New Roman" w:cs="Times New Roman"/>
          <w:sz w:val="24"/>
          <w:szCs w:val="24"/>
        </w:rPr>
        <w:t xml:space="preserve">overall </w:t>
      </w:r>
      <w:r w:rsidRPr="4D05434A">
        <w:rPr>
          <w:rFonts w:ascii="Times New Roman" w:eastAsia="Times New Roman" w:hAnsi="Times New Roman" w:cs="Times New Roman"/>
          <w:sz w:val="24"/>
          <w:szCs w:val="24"/>
        </w:rPr>
        <w:t xml:space="preserve">accuracies </w:t>
      </w:r>
      <w:r w:rsidR="0B59713A" w:rsidRPr="4D05434A">
        <w:rPr>
          <w:rFonts w:ascii="Times New Roman" w:eastAsia="Times New Roman" w:hAnsi="Times New Roman" w:cs="Times New Roman"/>
          <w:sz w:val="24"/>
          <w:szCs w:val="24"/>
        </w:rPr>
        <w:t xml:space="preserve">(refer to Figure 2.1.2.2 and Figure 2.1.2.3) </w:t>
      </w:r>
      <w:r w:rsidRPr="4D05434A">
        <w:rPr>
          <w:rFonts w:ascii="Times New Roman" w:eastAsia="Times New Roman" w:hAnsi="Times New Roman" w:cs="Times New Roman"/>
          <w:sz w:val="24"/>
          <w:szCs w:val="24"/>
        </w:rPr>
        <w:t>[</w:t>
      </w:r>
      <w:r w:rsidR="00291D6C">
        <w:rPr>
          <w:rFonts w:ascii="Times New Roman" w:eastAsia="Times New Roman" w:hAnsi="Times New Roman" w:cs="Times New Roman"/>
          <w:sz w:val="24"/>
          <w:szCs w:val="24"/>
        </w:rPr>
        <w:t>1</w:t>
      </w:r>
      <w:r w:rsidRPr="4D05434A">
        <w:rPr>
          <w:rFonts w:ascii="Times New Roman" w:eastAsia="Times New Roman" w:hAnsi="Times New Roman" w:cs="Times New Roman"/>
          <w:sz w:val="24"/>
          <w:szCs w:val="24"/>
        </w:rPr>
        <w:t>]. The</w:t>
      </w:r>
      <w:r w:rsidR="19099C03" w:rsidRPr="4D05434A">
        <w:rPr>
          <w:rFonts w:ascii="Times New Roman" w:eastAsia="Times New Roman" w:hAnsi="Times New Roman" w:cs="Times New Roman"/>
          <w:sz w:val="24"/>
          <w:szCs w:val="24"/>
        </w:rPr>
        <w:t xml:space="preserve"> </w:t>
      </w:r>
      <w:r w:rsidRPr="4D05434A">
        <w:rPr>
          <w:rFonts w:ascii="Times New Roman" w:eastAsia="Times New Roman" w:hAnsi="Times New Roman" w:cs="Times New Roman"/>
          <w:sz w:val="24"/>
          <w:szCs w:val="24"/>
        </w:rPr>
        <w:t xml:space="preserve">classification time is ~3 </w:t>
      </w:r>
      <w:proofErr w:type="spellStart"/>
      <w:r w:rsidRPr="4D05434A">
        <w:rPr>
          <w:rFonts w:ascii="Times New Roman" w:eastAsia="Times New Roman" w:hAnsi="Times New Roman" w:cs="Times New Roman"/>
          <w:sz w:val="24"/>
          <w:szCs w:val="24"/>
        </w:rPr>
        <w:t>ms</w:t>
      </w:r>
      <w:proofErr w:type="spellEnd"/>
      <w:r w:rsidRPr="4D05434A">
        <w:rPr>
          <w:rFonts w:ascii="Times New Roman" w:eastAsia="Times New Roman" w:hAnsi="Times New Roman" w:cs="Times New Roman"/>
          <w:sz w:val="24"/>
          <w:szCs w:val="24"/>
        </w:rPr>
        <w:t xml:space="preserve"> per sign and the overall performance is ~6 fps (165 </w:t>
      </w:r>
      <w:proofErr w:type="spellStart"/>
      <w:r w:rsidRPr="4D05434A">
        <w:rPr>
          <w:rFonts w:ascii="Times New Roman" w:eastAsia="Times New Roman" w:hAnsi="Times New Roman" w:cs="Times New Roman"/>
          <w:sz w:val="24"/>
          <w:szCs w:val="24"/>
        </w:rPr>
        <w:t>ms</w:t>
      </w:r>
      <w:proofErr w:type="spellEnd"/>
      <w:r w:rsidRPr="4D05434A">
        <w:rPr>
          <w:rFonts w:ascii="Times New Roman" w:eastAsia="Times New Roman" w:hAnsi="Times New Roman" w:cs="Times New Roman"/>
          <w:sz w:val="24"/>
          <w:szCs w:val="24"/>
        </w:rPr>
        <w:t xml:space="preserve"> per image) on 1360 x 800 images.</w:t>
      </w:r>
      <w:r w:rsidR="529D8F63" w:rsidRPr="4D05434A">
        <w:rPr>
          <w:rFonts w:ascii="Times New Roman" w:eastAsia="Times New Roman" w:hAnsi="Times New Roman" w:cs="Times New Roman"/>
          <w:sz w:val="24"/>
          <w:szCs w:val="24"/>
        </w:rPr>
        <w:t xml:space="preserve"> </w:t>
      </w:r>
      <w:r w:rsidR="64ABE910" w:rsidRPr="4D05434A">
        <w:rPr>
          <w:rFonts w:ascii="Times New Roman" w:eastAsia="Times New Roman" w:hAnsi="Times New Roman" w:cs="Times New Roman"/>
          <w:sz w:val="24"/>
          <w:szCs w:val="24"/>
        </w:rPr>
        <w:t xml:space="preserve">As compared to the traditional method of using HOG + SVM, this CNN </w:t>
      </w:r>
      <w:r w:rsidR="68880E9C" w:rsidRPr="4D05434A">
        <w:rPr>
          <w:rFonts w:ascii="Times New Roman" w:eastAsia="Times New Roman" w:hAnsi="Times New Roman" w:cs="Times New Roman"/>
          <w:sz w:val="24"/>
          <w:szCs w:val="24"/>
        </w:rPr>
        <w:t>has reached</w:t>
      </w:r>
      <w:r w:rsidR="64ABE910" w:rsidRPr="4D05434A">
        <w:rPr>
          <w:rFonts w:ascii="Times New Roman" w:eastAsia="Times New Roman" w:hAnsi="Times New Roman" w:cs="Times New Roman"/>
          <w:sz w:val="24"/>
          <w:szCs w:val="24"/>
        </w:rPr>
        <w:t xml:space="preserve"> the standard </w:t>
      </w:r>
      <w:r w:rsidR="49A9D2E4" w:rsidRPr="4D05434A">
        <w:rPr>
          <w:rFonts w:ascii="Times New Roman" w:eastAsia="Times New Roman" w:hAnsi="Times New Roman" w:cs="Times New Roman"/>
          <w:sz w:val="24"/>
          <w:szCs w:val="24"/>
        </w:rPr>
        <w:t>for ADAS and autonomous vehicle</w:t>
      </w:r>
      <w:r w:rsidR="41B4CAE3" w:rsidRPr="4D05434A">
        <w:rPr>
          <w:rFonts w:ascii="Times New Roman" w:eastAsia="Times New Roman" w:hAnsi="Times New Roman" w:cs="Times New Roman"/>
          <w:sz w:val="24"/>
          <w:szCs w:val="24"/>
        </w:rPr>
        <w:t xml:space="preserve"> equipment [</w:t>
      </w:r>
      <w:r w:rsidR="00291D6C">
        <w:rPr>
          <w:rFonts w:ascii="Times New Roman" w:eastAsia="Times New Roman" w:hAnsi="Times New Roman" w:cs="Times New Roman"/>
          <w:sz w:val="24"/>
          <w:szCs w:val="24"/>
        </w:rPr>
        <w:t>1</w:t>
      </w:r>
      <w:r w:rsidR="41B4CAE3" w:rsidRPr="4D05434A">
        <w:rPr>
          <w:rFonts w:ascii="Times New Roman" w:eastAsia="Times New Roman" w:hAnsi="Times New Roman" w:cs="Times New Roman"/>
          <w:sz w:val="24"/>
          <w:szCs w:val="24"/>
        </w:rPr>
        <w:t xml:space="preserve">]. </w:t>
      </w:r>
    </w:p>
    <w:p w14:paraId="05F235A1" w14:textId="7392D91A" w:rsidR="1D297D2D" w:rsidRDefault="5A01A65D" w:rsidP="4D05434A">
      <w:pPr>
        <w:spacing w:line="360" w:lineRule="auto"/>
        <w:jc w:val="center"/>
      </w:pPr>
      <w:r>
        <w:rPr>
          <w:noProof/>
        </w:rPr>
        <w:drawing>
          <wp:inline distT="0" distB="0" distL="0" distR="0" wp14:anchorId="1F29BEE9" wp14:editId="117312BB">
            <wp:extent cx="3615808" cy="1046165"/>
            <wp:effectExtent l="0" t="0" r="0" b="0"/>
            <wp:docPr id="2115412722" name="Picture 211541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15808" cy="1046165"/>
                    </a:xfrm>
                    <a:prstGeom prst="rect">
                      <a:avLst/>
                    </a:prstGeom>
                  </pic:spPr>
                </pic:pic>
              </a:graphicData>
            </a:graphic>
          </wp:inline>
        </w:drawing>
      </w:r>
    </w:p>
    <w:p w14:paraId="689293D4" w14:textId="15F88AA4" w:rsidR="1D297D2D" w:rsidRDefault="3184AE5E" w:rsidP="4D05434A">
      <w:pPr>
        <w:spacing w:line="360" w:lineRule="auto"/>
        <w:jc w:val="center"/>
        <w:rPr>
          <w:rFonts w:ascii="Times New Roman" w:eastAsia="Times New Roman" w:hAnsi="Times New Roman" w:cs="Times New Roman"/>
          <w:i/>
          <w:iCs/>
        </w:rPr>
      </w:pPr>
      <w:r w:rsidRPr="4D05434A">
        <w:rPr>
          <w:rFonts w:ascii="Times New Roman" w:eastAsia="Times New Roman" w:hAnsi="Times New Roman" w:cs="Times New Roman"/>
          <w:i/>
          <w:iCs/>
        </w:rPr>
        <w:t xml:space="preserve">Figure 2.1.2.2 The Comparison of CNN and State-of art Methods on GTSDB </w:t>
      </w:r>
    </w:p>
    <w:p w14:paraId="21EB519F" w14:textId="2CF33392" w:rsidR="1D297D2D" w:rsidRDefault="1D297D2D" w:rsidP="4D05434A">
      <w:pPr>
        <w:spacing w:line="360" w:lineRule="auto"/>
        <w:jc w:val="center"/>
      </w:pPr>
      <w:r w:rsidRPr="4D05434A">
        <w:rPr>
          <w:rFonts w:ascii="Times New Roman" w:eastAsia="Times New Roman" w:hAnsi="Times New Roman" w:cs="Times New Roman"/>
          <w:sz w:val="24"/>
          <w:szCs w:val="24"/>
        </w:rPr>
        <w:t xml:space="preserve"> </w:t>
      </w:r>
      <w:r w:rsidR="0D82F1E5">
        <w:rPr>
          <w:noProof/>
        </w:rPr>
        <w:drawing>
          <wp:inline distT="0" distB="0" distL="0" distR="0" wp14:anchorId="5B011572" wp14:editId="75B3744A">
            <wp:extent cx="3495674" cy="1017728"/>
            <wp:effectExtent l="0" t="0" r="0" b="0"/>
            <wp:docPr id="140066239" name="Picture 14006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95674" cy="1017728"/>
                    </a:xfrm>
                    <a:prstGeom prst="rect">
                      <a:avLst/>
                    </a:prstGeom>
                  </pic:spPr>
                </pic:pic>
              </a:graphicData>
            </a:graphic>
          </wp:inline>
        </w:drawing>
      </w:r>
    </w:p>
    <w:p w14:paraId="148EE870" w14:textId="0A5B7D52" w:rsidR="2DD23640" w:rsidRDefault="09B13853" w:rsidP="2E4280F7">
      <w:pPr>
        <w:spacing w:line="360" w:lineRule="auto"/>
        <w:jc w:val="center"/>
        <w:rPr>
          <w:rFonts w:ascii="Times New Roman" w:eastAsia="Times New Roman" w:hAnsi="Times New Roman" w:cs="Times New Roman"/>
          <w:i/>
          <w:iCs/>
        </w:rPr>
      </w:pPr>
      <w:r w:rsidRPr="2E4280F7">
        <w:rPr>
          <w:rFonts w:ascii="Times New Roman" w:eastAsia="Times New Roman" w:hAnsi="Times New Roman" w:cs="Times New Roman"/>
          <w:i/>
          <w:iCs/>
        </w:rPr>
        <w:t>Figure 2.1.2.2 The Comparison of CNN and State-of art Methods on CTSD</w:t>
      </w:r>
      <w:r w:rsidR="55936F43" w:rsidRPr="2E4280F7">
        <w:rPr>
          <w:rFonts w:ascii="Times New Roman" w:eastAsia="Times New Roman" w:hAnsi="Times New Roman" w:cs="Times New Roman"/>
          <w:i/>
          <w:iCs/>
        </w:rPr>
        <w:t xml:space="preserve"> </w:t>
      </w:r>
      <w:r w:rsidR="43F8645C" w:rsidRPr="2E4280F7">
        <w:rPr>
          <w:rFonts w:ascii="Times New Roman" w:eastAsia="Times New Roman" w:hAnsi="Times New Roman" w:cs="Times New Roman"/>
          <w:i/>
          <w:iCs/>
        </w:rPr>
        <w:t>[1]</w:t>
      </w:r>
    </w:p>
    <w:p w14:paraId="4CA71A99" w14:textId="443D04CD" w:rsidR="2DD23640" w:rsidRDefault="4E7DD1AE" w:rsidP="00291D6C">
      <w:pPr>
        <w:spacing w:line="360" w:lineRule="auto"/>
        <w:ind w:firstLine="720"/>
        <w:jc w:val="both"/>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lastRenderedPageBreak/>
        <w:t xml:space="preserve">Nonetheless, the uncertainty and variability of </w:t>
      </w:r>
      <w:r w:rsidR="5A10772E" w:rsidRPr="4D05434A">
        <w:rPr>
          <w:rFonts w:ascii="Times New Roman" w:eastAsia="Times New Roman" w:hAnsi="Times New Roman" w:cs="Times New Roman"/>
          <w:sz w:val="24"/>
          <w:szCs w:val="24"/>
        </w:rPr>
        <w:t xml:space="preserve">weather </w:t>
      </w:r>
      <w:r w:rsidRPr="4D05434A">
        <w:rPr>
          <w:rFonts w:ascii="Times New Roman" w:eastAsia="Times New Roman" w:hAnsi="Times New Roman" w:cs="Times New Roman"/>
          <w:sz w:val="24"/>
          <w:szCs w:val="24"/>
        </w:rPr>
        <w:t xml:space="preserve">conditions and traffic sign </w:t>
      </w:r>
      <w:r w:rsidR="04CFCEFA" w:rsidRPr="4D05434A">
        <w:rPr>
          <w:rFonts w:ascii="Times New Roman" w:eastAsia="Times New Roman" w:hAnsi="Times New Roman" w:cs="Times New Roman"/>
          <w:sz w:val="24"/>
          <w:szCs w:val="24"/>
        </w:rPr>
        <w:t xml:space="preserve">still pose a significant challenge to both methods. </w:t>
      </w:r>
      <w:r w:rsidR="6944E414" w:rsidRPr="4D05434A">
        <w:rPr>
          <w:rFonts w:ascii="Times New Roman" w:eastAsia="Times New Roman" w:hAnsi="Times New Roman" w:cs="Times New Roman"/>
          <w:sz w:val="24"/>
          <w:szCs w:val="24"/>
        </w:rPr>
        <w:t>Both methods may misinterpret the traffic</w:t>
      </w:r>
      <w:r w:rsidR="04CFCEFA" w:rsidRPr="4D05434A">
        <w:rPr>
          <w:rFonts w:ascii="Times New Roman" w:eastAsia="Times New Roman" w:hAnsi="Times New Roman" w:cs="Times New Roman"/>
          <w:sz w:val="24"/>
          <w:szCs w:val="24"/>
        </w:rPr>
        <w:t xml:space="preserve"> sign with </w:t>
      </w:r>
      <w:r w:rsidR="1D379B35" w:rsidRPr="4D05434A">
        <w:rPr>
          <w:rFonts w:ascii="Times New Roman" w:eastAsia="Times New Roman" w:hAnsi="Times New Roman" w:cs="Times New Roman"/>
          <w:sz w:val="24"/>
          <w:szCs w:val="24"/>
        </w:rPr>
        <w:t>discoloration</w:t>
      </w:r>
      <w:r w:rsidR="04CFCEFA" w:rsidRPr="4D05434A">
        <w:rPr>
          <w:rFonts w:ascii="Times New Roman" w:eastAsia="Times New Roman" w:hAnsi="Times New Roman" w:cs="Times New Roman"/>
          <w:sz w:val="24"/>
          <w:szCs w:val="24"/>
        </w:rPr>
        <w:t>, blur image, partial occlusion and cluttered background</w:t>
      </w:r>
      <w:r w:rsidR="7E928A21" w:rsidRPr="4D05434A">
        <w:rPr>
          <w:rFonts w:ascii="Times New Roman" w:eastAsia="Times New Roman" w:hAnsi="Times New Roman" w:cs="Times New Roman"/>
          <w:sz w:val="24"/>
          <w:szCs w:val="24"/>
        </w:rPr>
        <w:t xml:space="preserve">. The achievement of HOG + SVM in this </w:t>
      </w:r>
      <w:r w:rsidR="3DC3223A" w:rsidRPr="4D05434A">
        <w:rPr>
          <w:rFonts w:ascii="Times New Roman" w:eastAsia="Times New Roman" w:hAnsi="Times New Roman" w:cs="Times New Roman"/>
          <w:sz w:val="24"/>
          <w:szCs w:val="24"/>
        </w:rPr>
        <w:t xml:space="preserve">paper is due to the use of color probability model. </w:t>
      </w:r>
      <w:r w:rsidR="210FDF1D" w:rsidRPr="4D05434A">
        <w:rPr>
          <w:rFonts w:ascii="Times New Roman" w:eastAsia="Times New Roman" w:hAnsi="Times New Roman" w:cs="Times New Roman"/>
          <w:sz w:val="24"/>
          <w:szCs w:val="24"/>
        </w:rPr>
        <w:t>This model re</w:t>
      </w:r>
      <w:r w:rsidR="5F0523B4" w:rsidRPr="4D05434A">
        <w:rPr>
          <w:rFonts w:ascii="Times New Roman" w:eastAsia="Times New Roman" w:hAnsi="Times New Roman" w:cs="Times New Roman"/>
          <w:sz w:val="24"/>
          <w:szCs w:val="24"/>
        </w:rPr>
        <w:t>qu</w:t>
      </w:r>
      <w:r w:rsidR="4782BD36" w:rsidRPr="4D05434A">
        <w:rPr>
          <w:rFonts w:ascii="Times New Roman" w:eastAsia="Times New Roman" w:hAnsi="Times New Roman" w:cs="Times New Roman"/>
          <w:sz w:val="24"/>
          <w:szCs w:val="24"/>
        </w:rPr>
        <w:t>ires additional steps like color conversion,</w:t>
      </w:r>
      <w:r w:rsidR="333AB4BE" w:rsidRPr="4D05434A">
        <w:rPr>
          <w:rFonts w:ascii="Times New Roman" w:eastAsia="Times New Roman" w:hAnsi="Times New Roman" w:cs="Times New Roman"/>
          <w:sz w:val="24"/>
          <w:szCs w:val="24"/>
        </w:rPr>
        <w:t xml:space="preserve"> LUT and MSER detection to ensure high accuracy, which is not computation </w:t>
      </w:r>
      <w:r w:rsidR="6E02D735" w:rsidRPr="4D05434A">
        <w:rPr>
          <w:rFonts w:ascii="Times New Roman" w:eastAsia="Times New Roman" w:hAnsi="Times New Roman" w:cs="Times New Roman"/>
          <w:sz w:val="24"/>
          <w:szCs w:val="24"/>
        </w:rPr>
        <w:t>efficient.</w:t>
      </w:r>
      <w:r w:rsidR="2A75594A" w:rsidRPr="4D05434A">
        <w:rPr>
          <w:rFonts w:ascii="Times New Roman" w:eastAsia="Times New Roman" w:hAnsi="Times New Roman" w:cs="Times New Roman"/>
          <w:sz w:val="24"/>
          <w:szCs w:val="24"/>
        </w:rPr>
        <w:t xml:space="preserve"> T</w:t>
      </w:r>
      <w:r w:rsidR="591AD2B7" w:rsidRPr="4D05434A">
        <w:rPr>
          <w:rFonts w:ascii="Times New Roman" w:eastAsia="Times New Roman" w:hAnsi="Times New Roman" w:cs="Times New Roman"/>
          <w:sz w:val="24"/>
          <w:szCs w:val="24"/>
        </w:rPr>
        <w:t>his is proven as the processing speed is slightly slower than other methods</w:t>
      </w:r>
      <w:r w:rsidR="6B279501" w:rsidRPr="4D05434A">
        <w:rPr>
          <w:rFonts w:ascii="Times New Roman" w:eastAsia="Times New Roman" w:hAnsi="Times New Roman" w:cs="Times New Roman"/>
          <w:sz w:val="24"/>
          <w:szCs w:val="24"/>
        </w:rPr>
        <w:t xml:space="preserve">. However, the authors believe that by accelerating the GPU, the processing speed can be improved. </w:t>
      </w:r>
      <w:r w:rsidR="3267B10B" w:rsidRPr="4D05434A">
        <w:rPr>
          <w:rFonts w:ascii="Times New Roman" w:eastAsia="Times New Roman" w:hAnsi="Times New Roman" w:cs="Times New Roman"/>
          <w:sz w:val="24"/>
          <w:szCs w:val="24"/>
        </w:rPr>
        <w:t>Therefore, further improvements are required to enhance the recognition system in handle different real-</w:t>
      </w:r>
      <w:r w:rsidR="15510422" w:rsidRPr="4D05434A">
        <w:rPr>
          <w:rFonts w:ascii="Times New Roman" w:eastAsia="Times New Roman" w:hAnsi="Times New Roman" w:cs="Times New Roman"/>
          <w:sz w:val="24"/>
          <w:szCs w:val="24"/>
        </w:rPr>
        <w:t xml:space="preserve">life scenarios before it is putting </w:t>
      </w:r>
      <w:r w:rsidR="5D06AFEE" w:rsidRPr="4D05434A">
        <w:rPr>
          <w:rFonts w:ascii="Times New Roman" w:eastAsia="Times New Roman" w:hAnsi="Times New Roman" w:cs="Times New Roman"/>
          <w:sz w:val="24"/>
          <w:szCs w:val="24"/>
        </w:rPr>
        <w:t xml:space="preserve">in use. </w:t>
      </w:r>
    </w:p>
    <w:p w14:paraId="0B69C0F9" w14:textId="7022D5D6" w:rsidR="00C6548A" w:rsidRDefault="004E5CAE" w:rsidP="004E5CAE">
      <w:pPr>
        <w:spacing w:line="360" w:lineRule="auto"/>
        <w:ind w:firstLine="720"/>
        <w:jc w:val="both"/>
        <w:rPr>
          <w:rFonts w:ascii="Times New Roman" w:hAnsi="Times New Roman" w:cs="Times New Roman"/>
        </w:rPr>
      </w:pPr>
      <w:r w:rsidRPr="519C665E">
        <w:rPr>
          <w:rFonts w:ascii="Times New Roman" w:hAnsi="Times New Roman" w:cs="Times New Roman"/>
        </w:rPr>
        <w:br w:type="page"/>
      </w:r>
    </w:p>
    <w:p w14:paraId="5BB2D2DB" w14:textId="6C037113" w:rsidR="00C77EBF" w:rsidRPr="00C77EBF" w:rsidRDefault="2DE7879D" w:rsidP="0040328E">
      <w:pPr>
        <w:pStyle w:val="Heading2"/>
      </w:pPr>
      <w:bookmarkStart w:id="23" w:name="_Toc177135293"/>
      <w:r>
        <w:lastRenderedPageBreak/>
        <w:t xml:space="preserve">2.2 </w:t>
      </w:r>
      <w:r w:rsidR="00C77EBF">
        <w:tab/>
      </w:r>
      <w:r>
        <w:t>Literature Review 2</w:t>
      </w:r>
      <w:bookmarkEnd w:id="23"/>
    </w:p>
    <w:p w14:paraId="00BA861D" w14:textId="3DBDEC8E" w:rsidR="3E100759" w:rsidRDefault="563D221D" w:rsidP="0040328E">
      <w:pPr>
        <w:pStyle w:val="Heading3"/>
      </w:pPr>
      <w:bookmarkStart w:id="24" w:name="_Toc177135294"/>
      <w:r>
        <w:t xml:space="preserve">2.2.1 </w:t>
      </w:r>
      <w:r w:rsidR="2952BC92">
        <w:t xml:space="preserve">   </w:t>
      </w:r>
      <w:r>
        <w:t xml:space="preserve">Traffic Sign Detection using CNN </w:t>
      </w:r>
      <w:r w:rsidR="0C6AE943">
        <w:t>(Convolutional Neural Network)</w:t>
      </w:r>
      <w:bookmarkEnd w:id="24"/>
      <w:r w:rsidR="0C6AE943">
        <w:t xml:space="preserve"> </w:t>
      </w:r>
    </w:p>
    <w:p w14:paraId="0B3F9A21" w14:textId="1FB6F99B" w:rsidR="3E100759" w:rsidRDefault="1F30DF3B" w:rsidP="4D05434A">
      <w:pPr>
        <w:spacing w:line="360" w:lineRule="auto"/>
        <w:ind w:firstLine="720"/>
        <w:jc w:val="both"/>
      </w:pPr>
      <w:r w:rsidRPr="4D05434A">
        <w:rPr>
          <w:rFonts w:ascii="Times New Roman" w:eastAsia="Times New Roman" w:hAnsi="Times New Roman" w:cs="Times New Roman"/>
          <w:sz w:val="24"/>
          <w:szCs w:val="24"/>
        </w:rPr>
        <w:t xml:space="preserve">This literature review is about the application of Convolutional Neural Network (CNN) for classifying traffic signs. There are a total of 5 layers included in CNN composed </w:t>
      </w:r>
      <w:r w:rsidR="0F229BAE" w:rsidRPr="4D05434A">
        <w:rPr>
          <w:rFonts w:ascii="Times New Roman" w:eastAsia="Times New Roman" w:hAnsi="Times New Roman" w:cs="Times New Roman"/>
          <w:sz w:val="24"/>
          <w:szCs w:val="24"/>
        </w:rPr>
        <w:t>of</w:t>
      </w:r>
      <w:r w:rsidRPr="4D05434A">
        <w:rPr>
          <w:rFonts w:ascii="Times New Roman" w:eastAsia="Times New Roman" w:hAnsi="Times New Roman" w:cs="Times New Roman"/>
          <w:sz w:val="24"/>
          <w:szCs w:val="24"/>
        </w:rPr>
        <w:t xml:space="preserve"> 3 convolutional layers and 2 hidden layers, which are input layer, convolutional layer, pooling layer, fully connected layer and output layer. By applying the 5 layers of CNN, it is more efficient in extracting more complex </w:t>
      </w:r>
      <w:proofErr w:type="gramStart"/>
      <w:r w:rsidRPr="4D05434A">
        <w:rPr>
          <w:rFonts w:ascii="Times New Roman" w:eastAsia="Times New Roman" w:hAnsi="Times New Roman" w:cs="Times New Roman"/>
          <w:sz w:val="24"/>
          <w:szCs w:val="24"/>
        </w:rPr>
        <w:t>and</w:t>
      </w:r>
      <w:r w:rsidR="1AB5E435" w:rsidRPr="4D05434A">
        <w:rPr>
          <w:rFonts w:ascii="Times New Roman" w:eastAsia="Times New Roman" w:hAnsi="Times New Roman" w:cs="Times New Roman"/>
          <w:sz w:val="24"/>
          <w:szCs w:val="24"/>
        </w:rPr>
        <w:t xml:space="preserve"> </w:t>
      </w:r>
      <w:r w:rsidRPr="4D05434A">
        <w:rPr>
          <w:rFonts w:ascii="Times New Roman" w:eastAsia="Times New Roman" w:hAnsi="Times New Roman" w:cs="Times New Roman"/>
          <w:sz w:val="24"/>
          <w:szCs w:val="24"/>
        </w:rPr>
        <w:t xml:space="preserve"> abstract</w:t>
      </w:r>
      <w:proofErr w:type="gramEnd"/>
      <w:r w:rsidRPr="4D05434A">
        <w:rPr>
          <w:rFonts w:ascii="Times New Roman" w:eastAsia="Times New Roman" w:hAnsi="Times New Roman" w:cs="Times New Roman"/>
          <w:sz w:val="24"/>
          <w:szCs w:val="24"/>
        </w:rPr>
        <w:t xml:space="preserve"> info from the input picture [</w:t>
      </w:r>
      <w:r w:rsidR="00C77EBF">
        <w:rPr>
          <w:rFonts w:ascii="Times New Roman" w:eastAsia="Times New Roman" w:hAnsi="Times New Roman" w:cs="Times New Roman"/>
          <w:sz w:val="24"/>
          <w:szCs w:val="24"/>
        </w:rPr>
        <w:t>2</w:t>
      </w:r>
      <w:r w:rsidRPr="4D05434A">
        <w:rPr>
          <w:rFonts w:ascii="Times New Roman" w:eastAsia="Times New Roman" w:hAnsi="Times New Roman" w:cs="Times New Roman"/>
          <w:sz w:val="24"/>
          <w:szCs w:val="24"/>
        </w:rPr>
        <w:t>].</w:t>
      </w:r>
    </w:p>
    <w:p w14:paraId="4E393321" w14:textId="7DD15FFD" w:rsidR="3E100759" w:rsidRDefault="1F30DF3B" w:rsidP="4D05434A">
      <w:pPr>
        <w:spacing w:line="276" w:lineRule="auto"/>
        <w:jc w:val="both"/>
      </w:pPr>
      <w:r>
        <w:rPr>
          <w:noProof/>
        </w:rPr>
        <w:drawing>
          <wp:inline distT="0" distB="0" distL="0" distR="0" wp14:anchorId="162A5F6B" wp14:editId="34E05CF7">
            <wp:extent cx="5267324" cy="2133600"/>
            <wp:effectExtent l="0" t="0" r="0" b="0"/>
            <wp:docPr id="2083201181" name="Picture 208320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67324" cy="2133600"/>
                    </a:xfrm>
                    <a:prstGeom prst="rect">
                      <a:avLst/>
                    </a:prstGeom>
                  </pic:spPr>
                </pic:pic>
              </a:graphicData>
            </a:graphic>
          </wp:inline>
        </w:drawing>
      </w:r>
    </w:p>
    <w:p w14:paraId="39A01521" w14:textId="13FE3386" w:rsidR="3E100759" w:rsidRDefault="1F30DF3B" w:rsidP="4D05434A">
      <w:pPr>
        <w:tabs>
          <w:tab w:val="left" w:pos="3131"/>
        </w:tabs>
        <w:spacing w:line="276" w:lineRule="auto"/>
        <w:jc w:val="both"/>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 xml:space="preserve"> </w:t>
      </w:r>
      <w:r w:rsidR="3E100759">
        <w:tab/>
      </w:r>
      <w:r w:rsidRPr="4D05434A">
        <w:rPr>
          <w:rFonts w:ascii="Times New Roman" w:eastAsia="Times New Roman" w:hAnsi="Times New Roman" w:cs="Times New Roman"/>
          <w:sz w:val="24"/>
          <w:szCs w:val="24"/>
        </w:rPr>
        <w:t>Figure 2.2.1 CNN Architecture [1]</w:t>
      </w:r>
    </w:p>
    <w:p w14:paraId="7DC18A7D" w14:textId="7C66E92F" w:rsidR="3E100759" w:rsidRDefault="1F30DF3B" w:rsidP="4D05434A">
      <w:pPr>
        <w:spacing w:line="360" w:lineRule="auto"/>
        <w:ind w:firstLine="720"/>
        <w:jc w:val="both"/>
      </w:pPr>
      <w:r w:rsidRPr="4D05434A">
        <w:rPr>
          <w:rFonts w:ascii="Times New Roman" w:eastAsia="Times New Roman" w:hAnsi="Times New Roman" w:cs="Times New Roman"/>
          <w:sz w:val="24"/>
          <w:szCs w:val="24"/>
        </w:rPr>
        <w:t>During data collection and preparation, the researchers have applied OpenCV to perform scaling, normalization and augmentation. Then, they have applied Convolutional layers in extracting patterns from the input images and full connected ones in making fine-grained predictions [</w:t>
      </w:r>
      <w:r w:rsidR="00C77EBF">
        <w:rPr>
          <w:rFonts w:ascii="Times New Roman" w:eastAsia="Times New Roman" w:hAnsi="Times New Roman" w:cs="Times New Roman"/>
          <w:sz w:val="24"/>
          <w:szCs w:val="24"/>
        </w:rPr>
        <w:t>2</w:t>
      </w:r>
      <w:r w:rsidRPr="4D05434A">
        <w:rPr>
          <w:rFonts w:ascii="Times New Roman" w:eastAsia="Times New Roman" w:hAnsi="Times New Roman" w:cs="Times New Roman"/>
          <w:sz w:val="24"/>
          <w:szCs w:val="24"/>
        </w:rPr>
        <w:t xml:space="preserve">]. </w:t>
      </w:r>
    </w:p>
    <w:p w14:paraId="0C88F8B0" w14:textId="5A9F992A" w:rsidR="3E100759" w:rsidRDefault="1F30DF3B" w:rsidP="4D05434A">
      <w:pPr>
        <w:spacing w:line="360" w:lineRule="auto"/>
        <w:ind w:firstLine="720"/>
        <w:jc w:val="both"/>
      </w:pPr>
      <w:r w:rsidRPr="4D05434A">
        <w:rPr>
          <w:rFonts w:ascii="Times New Roman" w:eastAsia="Times New Roman" w:hAnsi="Times New Roman" w:cs="Times New Roman"/>
          <w:sz w:val="24"/>
          <w:szCs w:val="24"/>
        </w:rPr>
        <w:t>Then, the CNN model is trained by separating the datasets (GTSRB) into training and validation. To achieve a best result, hyperparameters such as learning rate, batch size and optimizer are fine-tuned periodically [</w:t>
      </w:r>
      <w:r w:rsidR="00C77EBF">
        <w:rPr>
          <w:rFonts w:ascii="Times New Roman" w:eastAsia="Times New Roman" w:hAnsi="Times New Roman" w:cs="Times New Roman"/>
          <w:sz w:val="24"/>
          <w:szCs w:val="24"/>
        </w:rPr>
        <w:t>2</w:t>
      </w:r>
      <w:r w:rsidRPr="4D05434A">
        <w:rPr>
          <w:rFonts w:ascii="Times New Roman" w:eastAsia="Times New Roman" w:hAnsi="Times New Roman" w:cs="Times New Roman"/>
          <w:sz w:val="24"/>
          <w:szCs w:val="24"/>
        </w:rPr>
        <w:t xml:space="preserve">]. Additionally, during the model training, researchers have applied backpropagation technique to minimize the </w:t>
      </w:r>
      <w:proofErr w:type="gramStart"/>
      <w:r w:rsidRPr="4D05434A">
        <w:rPr>
          <w:rFonts w:ascii="Times New Roman" w:eastAsia="Times New Roman" w:hAnsi="Times New Roman" w:cs="Times New Roman"/>
          <w:sz w:val="24"/>
          <w:szCs w:val="24"/>
        </w:rPr>
        <w:t>model’s</w:t>
      </w:r>
      <w:proofErr w:type="gramEnd"/>
      <w:r w:rsidRPr="4D05434A">
        <w:rPr>
          <w:rFonts w:ascii="Times New Roman" w:eastAsia="Times New Roman" w:hAnsi="Times New Roman" w:cs="Times New Roman"/>
          <w:sz w:val="24"/>
          <w:szCs w:val="24"/>
        </w:rPr>
        <w:t xml:space="preserve"> lose and monitored the validation set’s accuracy to prevent the model from overfitting. In model evaluation stage, the researchers have applied the performance metrices to check the capability or efficiency of the model in classifying the traffic signs. [</w:t>
      </w:r>
      <w:r w:rsidR="00C77EBF">
        <w:rPr>
          <w:rFonts w:ascii="Times New Roman" w:eastAsia="Times New Roman" w:hAnsi="Times New Roman" w:cs="Times New Roman"/>
          <w:sz w:val="24"/>
          <w:szCs w:val="24"/>
        </w:rPr>
        <w:t>2</w:t>
      </w:r>
      <w:r w:rsidRPr="4D05434A">
        <w:rPr>
          <w:rFonts w:ascii="Times New Roman" w:eastAsia="Times New Roman" w:hAnsi="Times New Roman" w:cs="Times New Roman"/>
          <w:sz w:val="24"/>
          <w:szCs w:val="24"/>
        </w:rPr>
        <w:t>]</w:t>
      </w:r>
    </w:p>
    <w:p w14:paraId="4741F11E" w14:textId="1114285D" w:rsidR="3E100759" w:rsidRDefault="1F30DF3B" w:rsidP="519C665E">
      <w:pPr>
        <w:spacing w:line="276" w:lineRule="auto"/>
        <w:jc w:val="both"/>
      </w:pPr>
      <w:r w:rsidRPr="4D05434A">
        <w:rPr>
          <w:rFonts w:ascii="Times New Roman" w:eastAsia="Times New Roman" w:hAnsi="Times New Roman" w:cs="Times New Roman"/>
          <w:sz w:val="24"/>
          <w:szCs w:val="24"/>
        </w:rPr>
        <w:t xml:space="preserve"> </w:t>
      </w:r>
    </w:p>
    <w:p w14:paraId="5E248EBC" w14:textId="36A44255" w:rsidR="1F30DF3B" w:rsidRDefault="1F30DF3B" w:rsidP="06619E0A">
      <w:pPr>
        <w:spacing w:line="360" w:lineRule="auto"/>
        <w:ind w:firstLine="720"/>
        <w:jc w:val="both"/>
        <w:rPr>
          <w:rFonts w:ascii="Times New Roman" w:eastAsia="Times New Roman" w:hAnsi="Times New Roman" w:cs="Times New Roman"/>
          <w:sz w:val="24"/>
          <w:szCs w:val="24"/>
        </w:rPr>
      </w:pPr>
      <w:r w:rsidRPr="06619E0A">
        <w:rPr>
          <w:rFonts w:ascii="Times New Roman" w:eastAsia="Times New Roman" w:hAnsi="Times New Roman" w:cs="Times New Roman"/>
          <w:sz w:val="24"/>
          <w:szCs w:val="24"/>
        </w:rPr>
        <w:t>In another article [</w:t>
      </w:r>
      <w:r w:rsidR="00C77EBF" w:rsidRPr="06619E0A">
        <w:rPr>
          <w:rFonts w:ascii="Times New Roman" w:eastAsia="Times New Roman" w:hAnsi="Times New Roman" w:cs="Times New Roman"/>
          <w:sz w:val="24"/>
          <w:szCs w:val="24"/>
        </w:rPr>
        <w:t>3</w:t>
      </w:r>
      <w:r w:rsidRPr="06619E0A">
        <w:rPr>
          <w:rFonts w:ascii="Times New Roman" w:eastAsia="Times New Roman" w:hAnsi="Times New Roman" w:cs="Times New Roman"/>
          <w:sz w:val="24"/>
          <w:szCs w:val="24"/>
        </w:rPr>
        <w:t xml:space="preserve">], the researchers have extracted the color and the corners as features to detect the traffic signs, then the detected images are used as input images in </w:t>
      </w:r>
      <w:r w:rsidRPr="06619E0A">
        <w:rPr>
          <w:rFonts w:ascii="Times New Roman" w:eastAsia="Times New Roman" w:hAnsi="Times New Roman" w:cs="Times New Roman"/>
          <w:sz w:val="24"/>
          <w:szCs w:val="24"/>
        </w:rPr>
        <w:lastRenderedPageBreak/>
        <w:t xml:space="preserve">classification stages. In the classification stage, two algorithms </w:t>
      </w:r>
      <w:proofErr w:type="gramStart"/>
      <w:r w:rsidRPr="06619E0A">
        <w:rPr>
          <w:rFonts w:ascii="Times New Roman" w:eastAsia="Times New Roman" w:hAnsi="Times New Roman" w:cs="Times New Roman"/>
          <w:sz w:val="24"/>
          <w:szCs w:val="24"/>
        </w:rPr>
        <w:t>has</w:t>
      </w:r>
      <w:proofErr w:type="gramEnd"/>
      <w:r w:rsidRPr="06619E0A">
        <w:rPr>
          <w:rFonts w:ascii="Times New Roman" w:eastAsia="Times New Roman" w:hAnsi="Times New Roman" w:cs="Times New Roman"/>
          <w:sz w:val="24"/>
          <w:szCs w:val="24"/>
        </w:rPr>
        <w:t xml:space="preserve"> been applied to detect the image into circular signs and triangular signs. In the normalization stage, nearest neighbour method has been applied instead of bilinear interpolation method due to the higher cost and insignificant improvements. In the training stage, nine ideal signs are selected from circular and triangular signs. (refer to Figure 2.2.2). The researchers have chosen third neural networks (30X30/15/5/10) to train the network for the circular signs, as it shows the best result among the rest of it (refer to Figure 2.2.3). The new training set patterns have been created, and the outcome of the result as shown in figure 2.2.4(A) and 2.2.4(B)</w:t>
      </w:r>
      <w:r w:rsidR="605AE9C8" w:rsidRPr="06619E0A">
        <w:rPr>
          <w:rFonts w:ascii="Times New Roman" w:eastAsia="Times New Roman" w:hAnsi="Times New Roman" w:cs="Times New Roman"/>
          <w:sz w:val="24"/>
          <w:szCs w:val="24"/>
        </w:rPr>
        <w:t xml:space="preserve"> [</w:t>
      </w:r>
      <w:r w:rsidR="001D1EFF" w:rsidRPr="06619E0A">
        <w:rPr>
          <w:rFonts w:ascii="Times New Roman" w:eastAsia="Times New Roman" w:hAnsi="Times New Roman" w:cs="Times New Roman"/>
          <w:sz w:val="24"/>
          <w:szCs w:val="24"/>
        </w:rPr>
        <w:t>3</w:t>
      </w:r>
      <w:r w:rsidR="605AE9C8" w:rsidRPr="06619E0A">
        <w:rPr>
          <w:rFonts w:ascii="Times New Roman" w:eastAsia="Times New Roman" w:hAnsi="Times New Roman" w:cs="Times New Roman"/>
          <w:sz w:val="24"/>
          <w:szCs w:val="24"/>
        </w:rPr>
        <w:t>].</w:t>
      </w:r>
    </w:p>
    <w:p w14:paraId="08BD7A94" w14:textId="5B36BC28" w:rsidR="3858C54C" w:rsidRDefault="3858C54C" w:rsidP="06619E0A">
      <w:pPr>
        <w:spacing w:line="360" w:lineRule="auto"/>
        <w:ind w:firstLine="720"/>
        <w:jc w:val="both"/>
        <w:rPr>
          <w:rFonts w:ascii="Times New Roman" w:eastAsia="Times New Roman" w:hAnsi="Times New Roman" w:cs="Times New Roman"/>
          <w:sz w:val="24"/>
          <w:szCs w:val="24"/>
        </w:rPr>
      </w:pPr>
      <w:r w:rsidRPr="06619E0A">
        <w:rPr>
          <w:rFonts w:ascii="Times New Roman" w:eastAsia="Times New Roman" w:hAnsi="Times New Roman" w:cs="Times New Roman"/>
          <w:sz w:val="24"/>
          <w:szCs w:val="24"/>
        </w:rPr>
        <w:t>Based on the article [2], it shows that CNN model has a great performance in classifying the traffic signs in the different environment with an accuracy of 97.3%. Hence, it can be concluded that this approach can be applied to real world scenarios, specifically on the autonomous car system.</w:t>
      </w:r>
    </w:p>
    <w:p w14:paraId="30B105EE" w14:textId="2295E6EB" w:rsidR="3E100759" w:rsidRDefault="1F30DF3B" w:rsidP="519C665E">
      <w:pPr>
        <w:spacing w:line="276" w:lineRule="auto"/>
        <w:jc w:val="both"/>
      </w:pPr>
      <w:r w:rsidRPr="4D05434A">
        <w:rPr>
          <w:rFonts w:ascii="Times New Roman" w:eastAsia="Times New Roman" w:hAnsi="Times New Roman" w:cs="Times New Roman"/>
          <w:sz w:val="24"/>
          <w:szCs w:val="24"/>
        </w:rPr>
        <w:t xml:space="preserve"> </w:t>
      </w:r>
    </w:p>
    <w:p w14:paraId="3DB68778" w14:textId="66221B6A" w:rsidR="3E100759" w:rsidRDefault="1F30DF3B" w:rsidP="4D05434A">
      <w:pPr>
        <w:spacing w:line="276" w:lineRule="auto"/>
        <w:jc w:val="both"/>
      </w:pPr>
      <w:r>
        <w:rPr>
          <w:noProof/>
        </w:rPr>
        <w:drawing>
          <wp:inline distT="0" distB="0" distL="0" distR="0" wp14:anchorId="10249AC1" wp14:editId="16919E7E">
            <wp:extent cx="5267324" cy="1866900"/>
            <wp:effectExtent l="0" t="0" r="0" b="0"/>
            <wp:docPr id="683768373" name="Picture 683768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7324" cy="1866900"/>
                    </a:xfrm>
                    <a:prstGeom prst="rect">
                      <a:avLst/>
                    </a:prstGeom>
                  </pic:spPr>
                </pic:pic>
              </a:graphicData>
            </a:graphic>
          </wp:inline>
        </w:drawing>
      </w:r>
    </w:p>
    <w:p w14:paraId="2F0B95E5" w14:textId="18CE9470" w:rsidR="3E100759" w:rsidRDefault="1F30DF3B" w:rsidP="4D05434A">
      <w:pPr>
        <w:tabs>
          <w:tab w:val="left" w:pos="3131"/>
        </w:tabs>
        <w:spacing w:line="276" w:lineRule="auto"/>
        <w:ind w:left="720" w:firstLine="720"/>
        <w:jc w:val="both"/>
        <w:rPr>
          <w:rFonts w:ascii="Times New Roman" w:eastAsia="Times New Roman" w:hAnsi="Times New Roman" w:cs="Times New Roman"/>
          <w:sz w:val="24"/>
          <w:szCs w:val="24"/>
        </w:rPr>
      </w:pPr>
      <w:r w:rsidRPr="4D05434A">
        <w:rPr>
          <w:rFonts w:ascii="Times New Roman" w:eastAsia="Times New Roman" w:hAnsi="Times New Roman" w:cs="Times New Roman"/>
          <w:sz w:val="24"/>
          <w:szCs w:val="24"/>
        </w:rPr>
        <w:t>Figure 2.2.2 Ideal sign of traffic signs [2]</w:t>
      </w:r>
    </w:p>
    <w:p w14:paraId="5DCB47FA" w14:textId="4B39101A" w:rsidR="3E100759" w:rsidRDefault="1F30DF3B" w:rsidP="519C665E">
      <w:pPr>
        <w:spacing w:line="276" w:lineRule="auto"/>
        <w:jc w:val="both"/>
      </w:pPr>
      <w:r w:rsidRPr="4D05434A">
        <w:rPr>
          <w:rFonts w:ascii="Times New Roman" w:eastAsia="Times New Roman" w:hAnsi="Times New Roman" w:cs="Times New Roman"/>
          <w:sz w:val="24"/>
          <w:szCs w:val="24"/>
        </w:rPr>
        <w:t xml:space="preserve"> </w:t>
      </w:r>
    </w:p>
    <w:p w14:paraId="2FFDCA51" w14:textId="55E58987" w:rsidR="3E100759" w:rsidRDefault="3E100759" w:rsidP="4D05434A">
      <w:pPr>
        <w:spacing w:line="276" w:lineRule="auto"/>
        <w:jc w:val="both"/>
        <w:rPr>
          <w:rFonts w:ascii="Times New Roman" w:eastAsia="Times New Roman" w:hAnsi="Times New Roman" w:cs="Times New Roman"/>
          <w:sz w:val="24"/>
          <w:szCs w:val="24"/>
        </w:rPr>
      </w:pPr>
    </w:p>
    <w:p w14:paraId="25D49872" w14:textId="48FBA3E6" w:rsidR="3E100759" w:rsidRDefault="4E40E395" w:rsidP="4D05434A">
      <w:pPr>
        <w:spacing w:line="276" w:lineRule="auto"/>
        <w:jc w:val="both"/>
      </w:pPr>
      <w:r>
        <w:t xml:space="preserve">                       </w:t>
      </w:r>
      <w:r>
        <w:rPr>
          <w:noProof/>
        </w:rPr>
        <w:drawing>
          <wp:inline distT="0" distB="0" distL="0" distR="0" wp14:anchorId="72FB25E0" wp14:editId="41775925">
            <wp:extent cx="3933825" cy="1066800"/>
            <wp:effectExtent l="0" t="0" r="0" b="0"/>
            <wp:docPr id="989597094" name="Picture 98959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33825" cy="1066800"/>
                    </a:xfrm>
                    <a:prstGeom prst="rect">
                      <a:avLst/>
                    </a:prstGeom>
                  </pic:spPr>
                </pic:pic>
              </a:graphicData>
            </a:graphic>
          </wp:inline>
        </w:drawing>
      </w:r>
    </w:p>
    <w:p w14:paraId="67EB649F" w14:textId="460E36A2" w:rsidR="3E100759" w:rsidRDefault="677E402A" w:rsidP="4D05434A">
      <w:pPr>
        <w:spacing w:line="276" w:lineRule="auto"/>
        <w:ind w:left="720" w:firstLine="720"/>
        <w:jc w:val="both"/>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 xml:space="preserve"> Figure 2.2.3 Neural Network Dimensions Selection</w:t>
      </w:r>
      <w:r w:rsidR="0552A6D8" w:rsidRPr="2E4280F7">
        <w:rPr>
          <w:rFonts w:ascii="Times New Roman" w:eastAsia="Times New Roman" w:hAnsi="Times New Roman" w:cs="Times New Roman"/>
          <w:sz w:val="24"/>
          <w:szCs w:val="24"/>
        </w:rPr>
        <w:t xml:space="preserve"> </w:t>
      </w:r>
      <w:r w:rsidRPr="2E4280F7">
        <w:rPr>
          <w:rFonts w:ascii="Times New Roman" w:eastAsia="Times New Roman" w:hAnsi="Times New Roman" w:cs="Times New Roman"/>
          <w:sz w:val="24"/>
          <w:szCs w:val="24"/>
        </w:rPr>
        <w:t>[2]</w:t>
      </w:r>
    </w:p>
    <w:p w14:paraId="4AE8F22C" w14:textId="737293B3" w:rsidR="3E100759" w:rsidRDefault="3E100759" w:rsidP="519C665E">
      <w:pPr>
        <w:spacing w:line="276" w:lineRule="auto"/>
        <w:jc w:val="both"/>
      </w:pPr>
    </w:p>
    <w:p w14:paraId="70D6C2A2" w14:textId="3291C689" w:rsidR="3E100759" w:rsidRDefault="677E402A" w:rsidP="2E4280F7">
      <w:pPr>
        <w:spacing w:line="276" w:lineRule="auto"/>
        <w:jc w:val="both"/>
      </w:pPr>
      <w:r w:rsidRPr="2E4280F7">
        <w:rPr>
          <w:rFonts w:ascii="Times New Roman" w:eastAsia="Times New Roman" w:hAnsi="Times New Roman" w:cs="Times New Roman"/>
          <w:sz w:val="24"/>
          <w:szCs w:val="24"/>
        </w:rPr>
        <w:lastRenderedPageBreak/>
        <w:t xml:space="preserve"> </w:t>
      </w:r>
      <w:r>
        <w:rPr>
          <w:noProof/>
        </w:rPr>
        <w:drawing>
          <wp:inline distT="0" distB="0" distL="0" distR="0" wp14:anchorId="6EE4F8BB" wp14:editId="1537DFBB">
            <wp:extent cx="4677426" cy="1905266"/>
            <wp:effectExtent l="0" t="0" r="0" b="0"/>
            <wp:docPr id="1443149538" name="Picture 1443149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149538"/>
                    <pic:cNvPicPr/>
                  </pic:nvPicPr>
                  <pic:blipFill>
                    <a:blip r:embed="rId26">
                      <a:extLst>
                        <a:ext uri="{28A0092B-C50C-407E-A947-70E740481C1C}">
                          <a14:useLocalDpi xmlns:a14="http://schemas.microsoft.com/office/drawing/2010/main" val="0"/>
                        </a:ext>
                      </a:extLst>
                    </a:blip>
                    <a:stretch>
                      <a:fillRect/>
                    </a:stretch>
                  </pic:blipFill>
                  <pic:spPr>
                    <a:xfrm>
                      <a:off x="0" y="0"/>
                      <a:ext cx="4677426" cy="1905266"/>
                    </a:xfrm>
                    <a:prstGeom prst="rect">
                      <a:avLst/>
                    </a:prstGeom>
                  </pic:spPr>
                </pic:pic>
              </a:graphicData>
            </a:graphic>
          </wp:inline>
        </w:drawing>
      </w:r>
    </w:p>
    <w:p w14:paraId="6FE1836A" w14:textId="34A283C3" w:rsidR="3E100759" w:rsidRPr="001D1EFF" w:rsidRDefault="1F30DF3B" w:rsidP="519C665E">
      <w:pPr>
        <w:spacing w:line="276" w:lineRule="auto"/>
        <w:jc w:val="both"/>
        <w:rPr>
          <w:rFonts w:ascii="Times New Roman" w:eastAsia="Times New Roman" w:hAnsi="Times New Roman" w:cs="Times New Roman"/>
          <w:sz w:val="24"/>
          <w:szCs w:val="24"/>
        </w:rPr>
      </w:pPr>
      <w:r w:rsidRPr="4D05434A">
        <w:rPr>
          <w:rFonts w:ascii="Aptos" w:eastAsia="Aptos" w:hAnsi="Aptos" w:cs="Aptos"/>
          <w:sz w:val="24"/>
          <w:szCs w:val="24"/>
        </w:rPr>
        <w:t xml:space="preserve">                            </w:t>
      </w:r>
      <w:r w:rsidRPr="4D05434A">
        <w:rPr>
          <w:rFonts w:ascii="Times New Roman" w:eastAsia="Times New Roman" w:hAnsi="Times New Roman" w:cs="Times New Roman"/>
          <w:sz w:val="24"/>
          <w:szCs w:val="24"/>
        </w:rPr>
        <w:t xml:space="preserve">Figure 2.2.4 (A) Result of classification for triangular sign </w:t>
      </w:r>
    </w:p>
    <w:p w14:paraId="40A5264D" w14:textId="6192257C" w:rsidR="3E100759" w:rsidRDefault="3E100759" w:rsidP="4D05434A">
      <w:pPr>
        <w:spacing w:line="276" w:lineRule="auto"/>
        <w:jc w:val="both"/>
        <w:rPr>
          <w:rFonts w:ascii="Aptos" w:eastAsia="Aptos" w:hAnsi="Aptos" w:cs="Aptos"/>
          <w:sz w:val="24"/>
          <w:szCs w:val="24"/>
        </w:rPr>
      </w:pPr>
    </w:p>
    <w:p w14:paraId="0EAAFA1B" w14:textId="208B8F93" w:rsidR="3E100759" w:rsidRDefault="1F30DF3B" w:rsidP="4D05434A">
      <w:pPr>
        <w:spacing w:line="276" w:lineRule="auto"/>
        <w:jc w:val="both"/>
      </w:pPr>
      <w:r w:rsidRPr="4D05434A">
        <w:rPr>
          <w:rFonts w:ascii="Times New Roman" w:eastAsia="Times New Roman" w:hAnsi="Times New Roman" w:cs="Times New Roman"/>
          <w:sz w:val="24"/>
          <w:szCs w:val="24"/>
        </w:rPr>
        <w:t xml:space="preserve"> </w:t>
      </w:r>
      <w:r>
        <w:rPr>
          <w:noProof/>
        </w:rPr>
        <w:drawing>
          <wp:inline distT="0" distB="0" distL="0" distR="0" wp14:anchorId="605A6160" wp14:editId="55B2AA4B">
            <wp:extent cx="4620272" cy="1981476"/>
            <wp:effectExtent l="0" t="0" r="0" b="0"/>
            <wp:docPr id="1107307566" name="Picture 1107307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20272" cy="1981476"/>
                    </a:xfrm>
                    <a:prstGeom prst="rect">
                      <a:avLst/>
                    </a:prstGeom>
                  </pic:spPr>
                </pic:pic>
              </a:graphicData>
            </a:graphic>
          </wp:inline>
        </w:drawing>
      </w:r>
    </w:p>
    <w:p w14:paraId="65F268FC" w14:textId="0786DE1F" w:rsidR="3E100759" w:rsidRDefault="1F30DF3B" w:rsidP="001D1EFF">
      <w:pPr>
        <w:spacing w:line="276" w:lineRule="auto"/>
        <w:ind w:left="720" w:firstLine="720"/>
        <w:jc w:val="both"/>
      </w:pPr>
      <w:r w:rsidRPr="4D05434A">
        <w:rPr>
          <w:rFonts w:ascii="Times New Roman" w:eastAsia="Times New Roman" w:hAnsi="Times New Roman" w:cs="Times New Roman"/>
          <w:sz w:val="24"/>
          <w:szCs w:val="24"/>
        </w:rPr>
        <w:t xml:space="preserve">Figure 2.2.4 (B) Result of classification for circular sign </w:t>
      </w:r>
    </w:p>
    <w:p w14:paraId="6FFF6D71" w14:textId="7DBE6049" w:rsidR="3E100759" w:rsidRDefault="1F30DF3B" w:rsidP="519C665E">
      <w:pPr>
        <w:spacing w:line="276" w:lineRule="auto"/>
        <w:jc w:val="both"/>
      </w:pPr>
      <w:r w:rsidRPr="4D05434A">
        <w:rPr>
          <w:rFonts w:ascii="Times New Roman" w:eastAsia="Times New Roman" w:hAnsi="Times New Roman" w:cs="Times New Roman"/>
          <w:sz w:val="24"/>
          <w:szCs w:val="24"/>
        </w:rPr>
        <w:t xml:space="preserve"> </w:t>
      </w:r>
    </w:p>
    <w:p w14:paraId="6FBB13DC" w14:textId="01F7B4E7" w:rsidR="001D1EFF" w:rsidRPr="001D1EFF" w:rsidRDefault="677E402A" w:rsidP="2E4280F7">
      <w:pPr>
        <w:spacing w:line="276" w:lineRule="auto"/>
        <w:jc w:val="both"/>
        <w:rPr>
          <w:rFonts w:ascii="Times New Roman" w:eastAsia="SimSun" w:hAnsi="Times New Roman" w:cs="Times New Roman"/>
          <w:b/>
          <w:bCs/>
          <w:sz w:val="32"/>
          <w:szCs w:val="32"/>
          <w:lang w:val="en-US" w:eastAsia="en-US" w:bidi="en-US"/>
        </w:rPr>
      </w:pPr>
      <w:r w:rsidRPr="2E4280F7">
        <w:rPr>
          <w:rFonts w:ascii="Times New Roman" w:eastAsia="Times New Roman" w:hAnsi="Times New Roman" w:cs="Times New Roman"/>
          <w:sz w:val="24"/>
          <w:szCs w:val="24"/>
        </w:rPr>
        <w:t xml:space="preserve"> </w:t>
      </w:r>
    </w:p>
    <w:p w14:paraId="3D9AD9A8" w14:textId="2FF4CE9A" w:rsidR="001D1EFF" w:rsidRPr="001D1EFF" w:rsidRDefault="001D1EFF" w:rsidP="2E4280F7">
      <w:pPr>
        <w:spacing w:line="360" w:lineRule="auto"/>
      </w:pPr>
      <w:r>
        <w:br w:type="page"/>
      </w:r>
    </w:p>
    <w:p w14:paraId="716CAB45" w14:textId="341B0F36" w:rsidR="001D1EFF" w:rsidRPr="001D1EFF" w:rsidRDefault="5C03AEA6" w:rsidP="2E4280F7">
      <w:pPr>
        <w:spacing w:line="276" w:lineRule="auto"/>
        <w:jc w:val="both"/>
        <w:rPr>
          <w:rFonts w:ascii="Times New Roman" w:eastAsia="SimSun" w:hAnsi="Times New Roman" w:cs="Times New Roman"/>
          <w:b/>
          <w:bCs/>
          <w:sz w:val="32"/>
          <w:szCs w:val="32"/>
          <w:lang w:val="en-US" w:eastAsia="en-US" w:bidi="en-US"/>
        </w:rPr>
      </w:pPr>
      <w:bookmarkStart w:id="25" w:name="_Toc177135295"/>
      <w:r w:rsidRPr="54185804">
        <w:rPr>
          <w:rStyle w:val="Heading3Char"/>
        </w:rPr>
        <w:lastRenderedPageBreak/>
        <w:t>2.2.2</w:t>
      </w:r>
      <w:bookmarkEnd w:id="25"/>
      <w:r w:rsidR="55792E86">
        <w:tab/>
      </w:r>
      <w:r w:rsidRPr="54185804">
        <w:rPr>
          <w:rStyle w:val="Heading3Char"/>
        </w:rPr>
        <w:t>Strengths and Weakness</w:t>
      </w:r>
      <w:r w:rsidRPr="54185804">
        <w:rPr>
          <w:rFonts w:ascii="Times New Roman" w:eastAsia="SimSun" w:hAnsi="Times New Roman" w:cs="Times New Roman"/>
          <w:b/>
          <w:bCs/>
          <w:sz w:val="24"/>
          <w:szCs w:val="24"/>
          <w:lang w:eastAsia="en-US" w:bidi="en-US"/>
        </w:rPr>
        <w:t xml:space="preserve"> </w:t>
      </w:r>
      <w:r w:rsidRPr="54185804">
        <w:rPr>
          <w:rFonts w:ascii="Times New Roman" w:eastAsia="SimSun" w:hAnsi="Times New Roman" w:cs="Times New Roman"/>
          <w:b/>
          <w:bCs/>
          <w:sz w:val="24"/>
          <w:szCs w:val="24"/>
          <w:lang w:val="en-US" w:eastAsia="en-US" w:bidi="en-US"/>
        </w:rPr>
        <w:t xml:space="preserve">(By: Phoebe Wong Hui </w:t>
      </w:r>
      <w:r w:rsidR="1BA3B8F6" w:rsidRPr="54185804">
        <w:rPr>
          <w:rFonts w:ascii="Times New Roman" w:eastAsia="SimSun" w:hAnsi="Times New Roman" w:cs="Times New Roman"/>
          <w:b/>
          <w:bCs/>
          <w:sz w:val="24"/>
          <w:szCs w:val="24"/>
          <w:lang w:val="en-US" w:eastAsia="en-US" w:bidi="en-US"/>
        </w:rPr>
        <w:t>Lei)</w:t>
      </w:r>
    </w:p>
    <w:p w14:paraId="57854C34" w14:textId="0DF88AA1" w:rsidR="001D1EFF" w:rsidRPr="001D1EFF" w:rsidRDefault="2AD7929B" w:rsidP="06619E0A">
      <w:pPr>
        <w:spacing w:line="360" w:lineRule="auto"/>
        <w:jc w:val="both"/>
      </w:pPr>
      <w:r>
        <w:rPr>
          <w:noProof/>
        </w:rPr>
        <w:drawing>
          <wp:inline distT="0" distB="0" distL="0" distR="0" wp14:anchorId="1CF55787" wp14:editId="3DB52C7B">
            <wp:extent cx="3190875" cy="4019550"/>
            <wp:effectExtent l="0" t="0" r="0" b="0"/>
            <wp:docPr id="702992119" name="Picture 70299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90875" cy="4019550"/>
                    </a:xfrm>
                    <a:prstGeom prst="rect">
                      <a:avLst/>
                    </a:prstGeom>
                  </pic:spPr>
                </pic:pic>
              </a:graphicData>
            </a:graphic>
          </wp:inline>
        </w:drawing>
      </w:r>
    </w:p>
    <w:p w14:paraId="12FC2161" w14:textId="681993A2" w:rsidR="001D1EFF" w:rsidRPr="001D1EFF" w:rsidRDefault="2AD7929B" w:rsidP="06619E0A">
      <w:pPr>
        <w:spacing w:line="276" w:lineRule="auto"/>
        <w:jc w:val="both"/>
        <w:rPr>
          <w:rFonts w:ascii="Times New Roman" w:eastAsia="Times New Roman" w:hAnsi="Times New Roman" w:cs="Times New Roman"/>
          <w:sz w:val="24"/>
          <w:szCs w:val="24"/>
        </w:rPr>
      </w:pPr>
      <w:r w:rsidRPr="06619E0A">
        <w:rPr>
          <w:rFonts w:ascii="Times New Roman" w:eastAsia="Times New Roman" w:hAnsi="Times New Roman" w:cs="Times New Roman"/>
          <w:sz w:val="24"/>
          <w:szCs w:val="24"/>
        </w:rPr>
        <w:t xml:space="preserve">Figure 2.2.5 Overview of performance of different machine learning based methods on different datasets </w:t>
      </w:r>
      <w:r w:rsidR="26483E5C" w:rsidRPr="06619E0A">
        <w:rPr>
          <w:rFonts w:ascii="Times New Roman" w:eastAsia="Times New Roman" w:hAnsi="Times New Roman" w:cs="Times New Roman"/>
          <w:sz w:val="24"/>
          <w:szCs w:val="24"/>
        </w:rPr>
        <w:t>[12]</w:t>
      </w:r>
    </w:p>
    <w:p w14:paraId="6A77940D" w14:textId="77EE42F3" w:rsidR="001D1EFF" w:rsidRPr="001D1EFF" w:rsidRDefault="001D1EFF" w:rsidP="06619E0A">
      <w:pPr>
        <w:spacing w:line="360" w:lineRule="auto"/>
        <w:jc w:val="both"/>
        <w:rPr>
          <w:rFonts w:ascii="Times New Roman" w:eastAsia="Times New Roman" w:hAnsi="Times New Roman" w:cs="Times New Roman"/>
          <w:sz w:val="24"/>
          <w:szCs w:val="24"/>
        </w:rPr>
      </w:pPr>
    </w:p>
    <w:p w14:paraId="30C4E227" w14:textId="150045C2" w:rsidR="001D1EFF" w:rsidRPr="001D1EFF" w:rsidRDefault="777D9D11" w:rsidP="06619E0A">
      <w:pPr>
        <w:spacing w:before="240" w:after="240" w:line="360" w:lineRule="auto"/>
        <w:jc w:val="both"/>
        <w:rPr>
          <w:rFonts w:ascii="Times New Roman" w:eastAsia="Times New Roman" w:hAnsi="Times New Roman" w:cs="Times New Roman"/>
          <w:sz w:val="24"/>
          <w:szCs w:val="24"/>
        </w:rPr>
      </w:pPr>
      <w:r w:rsidRPr="06619E0A">
        <w:rPr>
          <w:rFonts w:ascii="Times New Roman" w:eastAsia="Times New Roman" w:hAnsi="Times New Roman" w:cs="Times New Roman"/>
          <w:sz w:val="24"/>
          <w:szCs w:val="24"/>
        </w:rPr>
        <w:t xml:space="preserve">Based on the figure above, compares four distinct datasets: GTSDB, BTSD, TT100K, and LISA. In this section, a primary focus on </w:t>
      </w:r>
      <w:proofErr w:type="spellStart"/>
      <w:r w:rsidRPr="06619E0A">
        <w:rPr>
          <w:rFonts w:ascii="Times New Roman" w:eastAsia="Times New Roman" w:hAnsi="Times New Roman" w:cs="Times New Roman"/>
          <w:sz w:val="24"/>
          <w:szCs w:val="24"/>
        </w:rPr>
        <w:t>comparision</w:t>
      </w:r>
      <w:proofErr w:type="spellEnd"/>
      <w:r w:rsidRPr="06619E0A">
        <w:rPr>
          <w:rFonts w:ascii="Times New Roman" w:eastAsia="Times New Roman" w:hAnsi="Times New Roman" w:cs="Times New Roman"/>
          <w:sz w:val="24"/>
          <w:szCs w:val="24"/>
        </w:rPr>
        <w:t xml:space="preserve"> methods used in the GTSDB dataset. In the GTSDB dataset, </w:t>
      </w:r>
      <w:r w:rsidR="478D98A6" w:rsidRPr="06619E0A">
        <w:rPr>
          <w:rFonts w:ascii="Times New Roman" w:eastAsia="Times New Roman" w:hAnsi="Times New Roman" w:cs="Times New Roman"/>
          <w:sz w:val="24"/>
          <w:szCs w:val="24"/>
        </w:rPr>
        <w:t xml:space="preserve">CNN </w:t>
      </w:r>
      <w:r w:rsidRPr="06619E0A">
        <w:rPr>
          <w:rFonts w:ascii="Times New Roman" w:eastAsia="Times New Roman" w:hAnsi="Times New Roman" w:cs="Times New Roman"/>
          <w:sz w:val="24"/>
          <w:szCs w:val="24"/>
        </w:rPr>
        <w:t>methods achieve high accuracy performance in detecting prohibitive, danger, and mandatory signs, with AUC scores of 99.89%, 99.93%, and 99.16%</w:t>
      </w:r>
      <w:r w:rsidR="6E161BC9" w:rsidRPr="06619E0A">
        <w:rPr>
          <w:rFonts w:ascii="Times New Roman" w:eastAsia="Times New Roman" w:hAnsi="Times New Roman" w:cs="Times New Roman"/>
          <w:sz w:val="24"/>
          <w:szCs w:val="24"/>
        </w:rPr>
        <w:t xml:space="preserve"> [12]</w:t>
      </w:r>
      <w:r w:rsidRPr="06619E0A">
        <w:rPr>
          <w:rFonts w:ascii="Times New Roman" w:eastAsia="Times New Roman" w:hAnsi="Times New Roman" w:cs="Times New Roman"/>
          <w:sz w:val="24"/>
          <w:szCs w:val="24"/>
        </w:rPr>
        <w:t xml:space="preserve">, respectively. Notably, methods such as HOG + LDA + SVM, </w:t>
      </w:r>
      <w:proofErr w:type="spellStart"/>
      <w:r w:rsidRPr="06619E0A">
        <w:rPr>
          <w:rFonts w:ascii="Times New Roman" w:eastAsia="Times New Roman" w:hAnsi="Times New Roman" w:cs="Times New Roman"/>
          <w:sz w:val="24"/>
          <w:szCs w:val="24"/>
        </w:rPr>
        <w:t>ChnFtrs</w:t>
      </w:r>
      <w:proofErr w:type="spellEnd"/>
      <w:r w:rsidRPr="06619E0A">
        <w:rPr>
          <w:rFonts w:ascii="Times New Roman" w:eastAsia="Times New Roman" w:hAnsi="Times New Roman" w:cs="Times New Roman"/>
          <w:sz w:val="24"/>
          <w:szCs w:val="24"/>
        </w:rPr>
        <w:t>, and AdaBoost + SVR demonstrate similarly accuracy levels.</w:t>
      </w:r>
    </w:p>
    <w:p w14:paraId="7DE2BE9C" w14:textId="713D88E4" w:rsidR="001D1EFF" w:rsidRPr="001D1EFF" w:rsidRDefault="4B3790AE" w:rsidP="06619E0A">
      <w:pPr>
        <w:spacing w:before="240" w:after="240" w:line="360" w:lineRule="auto"/>
        <w:ind w:firstLine="720"/>
        <w:jc w:val="both"/>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 xml:space="preserve">Regarding computational efficiency, the time required varies among methods. For instance, HOG + LDA + SVM stands out with its high accuracy but consumes 3.533 seconds per process. In contrast, CNN completes the task in 0.162 </w:t>
      </w:r>
      <w:r w:rsidR="1386ADB8" w:rsidRPr="2E4280F7">
        <w:rPr>
          <w:rFonts w:ascii="Times New Roman" w:eastAsia="Times New Roman" w:hAnsi="Times New Roman" w:cs="Times New Roman"/>
          <w:sz w:val="24"/>
          <w:szCs w:val="24"/>
        </w:rPr>
        <w:t>seconds [</w:t>
      </w:r>
      <w:r w:rsidR="16F6A959" w:rsidRPr="2E4280F7">
        <w:rPr>
          <w:rFonts w:ascii="Times New Roman" w:eastAsia="Times New Roman" w:hAnsi="Times New Roman" w:cs="Times New Roman"/>
          <w:sz w:val="24"/>
          <w:szCs w:val="24"/>
        </w:rPr>
        <w:t>12]</w:t>
      </w:r>
      <w:r w:rsidRPr="2E4280F7">
        <w:rPr>
          <w:rFonts w:ascii="Times New Roman" w:eastAsia="Times New Roman" w:hAnsi="Times New Roman" w:cs="Times New Roman"/>
          <w:sz w:val="24"/>
          <w:szCs w:val="24"/>
        </w:rPr>
        <w:t>. Despite CNN's speed advantage, the decision on method selection weighs heavily on balancing accuracy with the computational time required.</w:t>
      </w:r>
    </w:p>
    <w:p w14:paraId="765EE59E" w14:textId="4E0ABD1A" w:rsidR="001D1EFF" w:rsidRPr="001D1EFF" w:rsidRDefault="777D9D11" w:rsidP="06619E0A">
      <w:pPr>
        <w:spacing w:before="240" w:after="240" w:line="360" w:lineRule="auto"/>
        <w:ind w:firstLine="720"/>
        <w:jc w:val="both"/>
        <w:rPr>
          <w:rFonts w:ascii="Times New Roman" w:eastAsia="Times New Roman" w:hAnsi="Times New Roman" w:cs="Times New Roman"/>
          <w:sz w:val="24"/>
          <w:szCs w:val="24"/>
        </w:rPr>
      </w:pPr>
      <w:r w:rsidRPr="06619E0A">
        <w:rPr>
          <w:rFonts w:ascii="Times New Roman" w:eastAsia="Times New Roman" w:hAnsi="Times New Roman" w:cs="Times New Roman"/>
          <w:sz w:val="24"/>
          <w:szCs w:val="24"/>
        </w:rPr>
        <w:lastRenderedPageBreak/>
        <w:t>In conclusion, while some methods like HOG + LDA + SVM excel in accuracy, the rapid processing time of CNN highlights the crucial trade-off between performance and efficiency in choosing the appropriate method for traffic sign detection and classification.</w:t>
      </w:r>
    </w:p>
    <w:p w14:paraId="2C368F87" w14:textId="66C93099" w:rsidR="001D1EFF" w:rsidRPr="001D1EFF" w:rsidRDefault="001D1EFF" w:rsidP="06619E0A">
      <w:pPr>
        <w:spacing w:line="360" w:lineRule="auto"/>
        <w:jc w:val="both"/>
      </w:pPr>
    </w:p>
    <w:p w14:paraId="32577185" w14:textId="3F4BCC27"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03187338" w14:textId="09E36F93"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4326A4FD" w14:textId="6123D7B8"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012A403A" w14:textId="0BA58354"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6E7EC64B" w14:textId="482429A6"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4A9380B9" w14:textId="281BFA64"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7DD70E90" w14:textId="268DAFFE"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2B9E689B" w14:textId="67E9B462"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73D9BE35" w14:textId="3591993A"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3CDBAB22" w14:textId="6D0D1614"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36276847" w14:textId="43B7B951"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0E3C88DF" w14:textId="0013E4D4"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56F77103" w14:textId="18EB4AE4"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16DC7DBD" w14:textId="34E1D30B"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27A3A354" w14:textId="7539C9C4"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15068E8C" w14:textId="1BC347D1"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275CE498" w14:textId="2B2EE213"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772725B2" w14:textId="256A327A"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0B10F5BA" w14:textId="30BA76D9"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50DACE33" w14:textId="7A044609" w:rsidR="001D1EFF" w:rsidRPr="001D1EFF" w:rsidRDefault="001D1EFF" w:rsidP="06619E0A">
      <w:pPr>
        <w:spacing w:line="360" w:lineRule="auto"/>
        <w:jc w:val="both"/>
        <w:rPr>
          <w:rFonts w:ascii="Times New Roman" w:eastAsia="SimSun" w:hAnsi="Times New Roman" w:cs="Times New Roman"/>
          <w:b/>
          <w:bCs/>
          <w:sz w:val="24"/>
          <w:szCs w:val="24"/>
          <w:lang w:eastAsia="en-US" w:bidi="en-US"/>
        </w:rPr>
      </w:pPr>
    </w:p>
    <w:p w14:paraId="38B7479A" w14:textId="6197C2BA" w:rsidR="001D1EFF" w:rsidRPr="001D1EFF" w:rsidRDefault="2952BC92" w:rsidP="0040328E">
      <w:pPr>
        <w:pStyle w:val="Heading2"/>
      </w:pPr>
      <w:bookmarkStart w:id="26" w:name="_Toc177135296"/>
      <w:r>
        <w:lastRenderedPageBreak/>
        <w:t>2.</w:t>
      </w:r>
      <w:r w:rsidR="2A1ACBF8">
        <w:t>3</w:t>
      </w:r>
      <w:r>
        <w:t xml:space="preserve"> </w:t>
      </w:r>
      <w:r w:rsidR="001D1EFF">
        <w:tab/>
      </w:r>
      <w:r>
        <w:t>Literature Review 3</w:t>
      </w:r>
      <w:bookmarkEnd w:id="26"/>
    </w:p>
    <w:p w14:paraId="7A1140B3" w14:textId="2F4CF223" w:rsidR="001D1EFF" w:rsidRDefault="36907DAA" w:rsidP="00637ACB">
      <w:pPr>
        <w:pStyle w:val="Heading3"/>
      </w:pPr>
      <w:bookmarkStart w:id="27" w:name="_Toc177135297"/>
      <w:r>
        <w:t xml:space="preserve">2.3.1 </w:t>
      </w:r>
      <w:r w:rsidR="2952BC92">
        <w:t xml:space="preserve">   </w:t>
      </w:r>
      <w:r>
        <w:t>Recent Advances in Traffic Sign Recognition: Approaches and Datasets</w:t>
      </w:r>
      <w:bookmarkEnd w:id="27"/>
      <w:r>
        <w:t xml:space="preserve"> </w:t>
      </w:r>
    </w:p>
    <w:p w14:paraId="418C259D" w14:textId="77777777" w:rsidR="00637ACB" w:rsidRPr="00637ACB" w:rsidRDefault="00637ACB" w:rsidP="00637ACB">
      <w:pPr>
        <w:rPr>
          <w:lang w:val="en-US" w:eastAsia="en-US" w:bidi="en-US"/>
        </w:rPr>
      </w:pPr>
    </w:p>
    <w:p w14:paraId="6F09BD8D" w14:textId="6F64A2F7" w:rsidR="3E100759" w:rsidRDefault="265E89E5">
      <w:pPr>
        <w:spacing w:line="360" w:lineRule="auto"/>
        <w:ind w:firstLine="720"/>
        <w:jc w:val="both"/>
        <w:rPr>
          <w:rFonts w:ascii="Times New Roman" w:eastAsia="Times New Roman" w:hAnsi="Times New Roman" w:cs="Times New Roman"/>
          <w:sz w:val="24"/>
          <w:szCs w:val="24"/>
        </w:rPr>
        <w:pPrChange w:id="28" w:author="YEO PEI HAN" w:date="2024-09-12T00:39:00Z">
          <w:pPr>
            <w:spacing w:line="360" w:lineRule="auto"/>
            <w:ind w:firstLine="720"/>
          </w:pPr>
        </w:pPrChange>
      </w:pPr>
      <w:r w:rsidRPr="4D05434A">
        <w:rPr>
          <w:rFonts w:ascii="Times New Roman" w:eastAsia="Times New Roman" w:hAnsi="Times New Roman" w:cs="Times New Roman"/>
          <w:sz w:val="24"/>
          <w:szCs w:val="24"/>
        </w:rPr>
        <w:t xml:space="preserve">In this research paper, it presents a comparative study on traffic </w:t>
      </w:r>
      <w:commentRangeStart w:id="29"/>
      <w:r w:rsidRPr="4D05434A">
        <w:rPr>
          <w:rFonts w:ascii="Times New Roman" w:eastAsia="Times New Roman" w:hAnsi="Times New Roman" w:cs="Times New Roman"/>
          <w:sz w:val="24"/>
          <w:szCs w:val="24"/>
        </w:rPr>
        <w:t xml:space="preserve">sign </w:t>
      </w:r>
      <w:commentRangeEnd w:id="29"/>
      <w:r w:rsidR="002834B3">
        <w:rPr>
          <w:rStyle w:val="CommentReference"/>
        </w:rPr>
        <w:commentReference w:id="29"/>
      </w:r>
      <w:r w:rsidRPr="4D05434A">
        <w:rPr>
          <w:rFonts w:ascii="Times New Roman" w:eastAsia="Times New Roman" w:hAnsi="Times New Roman" w:cs="Times New Roman"/>
          <w:sz w:val="24"/>
          <w:szCs w:val="24"/>
        </w:rPr>
        <w:t>classification using deep learning techniques. It implements and evaluates the performance of four models, which are CNN, Res</w:t>
      </w:r>
      <w:r w:rsidR="4AE2CF96" w:rsidRPr="4D05434A">
        <w:rPr>
          <w:rFonts w:ascii="Times New Roman" w:eastAsia="Times New Roman" w:hAnsi="Times New Roman" w:cs="Times New Roman"/>
          <w:sz w:val="24"/>
          <w:szCs w:val="24"/>
        </w:rPr>
        <w:t>Net50, VGG19, and EfficientNetB7 based on the</w:t>
      </w:r>
      <w:r w:rsidR="40A239C9" w:rsidRPr="4D05434A">
        <w:rPr>
          <w:rFonts w:ascii="Times New Roman" w:eastAsia="Times New Roman" w:hAnsi="Times New Roman" w:cs="Times New Roman"/>
          <w:sz w:val="24"/>
          <w:szCs w:val="24"/>
        </w:rPr>
        <w:t xml:space="preserve"> </w:t>
      </w:r>
      <w:r w:rsidR="4AE2CF96" w:rsidRPr="4D05434A">
        <w:rPr>
          <w:rFonts w:ascii="Times New Roman" w:eastAsia="Times New Roman" w:hAnsi="Times New Roman" w:cs="Times New Roman"/>
          <w:sz w:val="24"/>
          <w:szCs w:val="24"/>
        </w:rPr>
        <w:t>German Traffic Sign Recognition Benchmark (GTSRB) dataset. The study highlights the importance of accurate traffic sign classification in Intelligent Transportation Systems (ITS) for enhancing road safety, optimizing traffic flow, and supporting autonomous vehicles [</w:t>
      </w:r>
      <w:r w:rsidR="001D1EFF">
        <w:rPr>
          <w:rFonts w:ascii="Times New Roman" w:eastAsia="Times New Roman" w:hAnsi="Times New Roman" w:cs="Times New Roman"/>
          <w:sz w:val="24"/>
          <w:szCs w:val="24"/>
        </w:rPr>
        <w:t>4</w:t>
      </w:r>
      <w:r w:rsidR="4AE2CF96" w:rsidRPr="4D05434A">
        <w:rPr>
          <w:rFonts w:ascii="Times New Roman" w:eastAsia="Times New Roman" w:hAnsi="Times New Roman" w:cs="Times New Roman"/>
          <w:sz w:val="24"/>
          <w:szCs w:val="24"/>
        </w:rPr>
        <w:t>].</w:t>
      </w:r>
    </w:p>
    <w:p w14:paraId="3688CBF4" w14:textId="08C6E770" w:rsidR="3E100759" w:rsidRDefault="4AE2CF96" w:rsidP="00966FD9">
      <w:pPr>
        <w:spacing w:line="360" w:lineRule="auto"/>
        <w:ind w:firstLine="720"/>
        <w:jc w:val="both"/>
      </w:pPr>
      <w:r w:rsidRPr="4D05434A">
        <w:rPr>
          <w:rFonts w:ascii="Times New Roman" w:eastAsia="Times New Roman" w:hAnsi="Times New Roman" w:cs="Times New Roman"/>
          <w:sz w:val="24"/>
          <w:szCs w:val="24"/>
        </w:rPr>
        <w:t>In [</w:t>
      </w:r>
      <w:r w:rsidR="001D1EFF">
        <w:rPr>
          <w:rFonts w:ascii="Times New Roman" w:eastAsia="Times New Roman" w:hAnsi="Times New Roman" w:cs="Times New Roman"/>
          <w:sz w:val="24"/>
          <w:szCs w:val="24"/>
        </w:rPr>
        <w:t>4</w:t>
      </w:r>
      <w:r w:rsidRPr="4D05434A">
        <w:rPr>
          <w:rFonts w:ascii="Times New Roman" w:eastAsia="Times New Roman" w:hAnsi="Times New Roman" w:cs="Times New Roman"/>
          <w:sz w:val="24"/>
          <w:szCs w:val="24"/>
        </w:rPr>
        <w:t xml:space="preserve">], the methodology section introduces four deep learning models, with detail descriptions are shown as below: </w:t>
      </w:r>
    </w:p>
    <w:p w14:paraId="7DCF9C7B" w14:textId="2E258D8D" w:rsidR="3E100759" w:rsidRDefault="4AE2CF96" w:rsidP="00C54066">
      <w:pPr>
        <w:spacing w:line="360" w:lineRule="auto"/>
        <w:jc w:val="both"/>
      </w:pPr>
      <w:r w:rsidRPr="4D05434A">
        <w:rPr>
          <w:rFonts w:ascii="Times New Roman" w:eastAsia="Times New Roman" w:hAnsi="Times New Roman" w:cs="Times New Roman"/>
          <w:sz w:val="24"/>
          <w:szCs w:val="24"/>
        </w:rPr>
        <w:t xml:space="preserve">CNN: </w:t>
      </w:r>
    </w:p>
    <w:p w14:paraId="6F283AB3" w14:textId="60C970EB" w:rsidR="3E100759" w:rsidRDefault="3C5CDAE7">
      <w:pPr>
        <w:spacing w:line="360" w:lineRule="auto"/>
        <w:jc w:val="both"/>
      </w:pPr>
      <w:r w:rsidRPr="2E4280F7">
        <w:rPr>
          <w:rFonts w:ascii="Times New Roman" w:eastAsia="Times New Roman" w:hAnsi="Times New Roman" w:cs="Times New Roman"/>
          <w:sz w:val="24"/>
          <w:szCs w:val="24"/>
        </w:rPr>
        <w:t xml:space="preserve">The CNN model is designed to classify 43 different traffic signs. It uses convolutional layers with filters ranging from 16 to 128 and a (3, 3) kernel size with </w:t>
      </w:r>
      <w:proofErr w:type="spellStart"/>
      <w:r w:rsidRPr="2E4280F7">
        <w:rPr>
          <w:rFonts w:ascii="Times New Roman" w:eastAsia="Times New Roman" w:hAnsi="Times New Roman" w:cs="Times New Roman"/>
          <w:sz w:val="24"/>
          <w:szCs w:val="24"/>
        </w:rPr>
        <w:t>ReLU</w:t>
      </w:r>
      <w:proofErr w:type="spellEnd"/>
      <w:r w:rsidRPr="2E4280F7">
        <w:rPr>
          <w:rFonts w:ascii="Times New Roman" w:eastAsia="Times New Roman" w:hAnsi="Times New Roman" w:cs="Times New Roman"/>
          <w:sz w:val="24"/>
          <w:szCs w:val="24"/>
        </w:rPr>
        <w:t xml:space="preserve"> activation to extract features. Max pooling and batch normalization enhance feature extraction and normalization. A flattening layer converts 2D feature maps into a 1D vector, which is then processed by a dense layer with 512 units, </w:t>
      </w:r>
      <w:proofErr w:type="spellStart"/>
      <w:r w:rsidRPr="2E4280F7">
        <w:rPr>
          <w:rFonts w:ascii="Times New Roman" w:eastAsia="Times New Roman" w:hAnsi="Times New Roman" w:cs="Times New Roman"/>
          <w:sz w:val="24"/>
          <w:szCs w:val="24"/>
        </w:rPr>
        <w:t>ReLU</w:t>
      </w:r>
      <w:proofErr w:type="spellEnd"/>
      <w:r w:rsidRPr="2E4280F7">
        <w:rPr>
          <w:rFonts w:ascii="Times New Roman" w:eastAsia="Times New Roman" w:hAnsi="Times New Roman" w:cs="Times New Roman"/>
          <w:sz w:val="24"/>
          <w:szCs w:val="24"/>
        </w:rPr>
        <w:t xml:space="preserve"> activation, and batch normalization. A dropout layer (rate = 0.5) is applied to prevent overfitting. Finally, the final dense layer uses </w:t>
      </w:r>
      <w:proofErr w:type="spellStart"/>
      <w:r w:rsidRPr="2E4280F7">
        <w:rPr>
          <w:rFonts w:ascii="Times New Roman" w:eastAsia="Times New Roman" w:hAnsi="Times New Roman" w:cs="Times New Roman"/>
          <w:sz w:val="24"/>
          <w:szCs w:val="24"/>
        </w:rPr>
        <w:t>softmax</w:t>
      </w:r>
      <w:proofErr w:type="spellEnd"/>
      <w:r w:rsidRPr="2E4280F7">
        <w:rPr>
          <w:rFonts w:ascii="Times New Roman" w:eastAsia="Times New Roman" w:hAnsi="Times New Roman" w:cs="Times New Roman"/>
          <w:sz w:val="24"/>
          <w:szCs w:val="24"/>
        </w:rPr>
        <w:t xml:space="preserve"> activation to output 43 class probabilities.</w:t>
      </w:r>
    </w:p>
    <w:p w14:paraId="00A0F7B5" w14:textId="706FDBF4" w:rsidR="2E4280F7" w:rsidRDefault="2E4280F7">
      <w:pPr>
        <w:spacing w:line="360" w:lineRule="auto"/>
        <w:jc w:val="both"/>
        <w:rPr>
          <w:rFonts w:ascii="Times New Roman" w:eastAsia="Times New Roman" w:hAnsi="Times New Roman" w:cs="Times New Roman"/>
          <w:sz w:val="24"/>
          <w:szCs w:val="24"/>
        </w:rPr>
      </w:pPr>
    </w:p>
    <w:p w14:paraId="543C52D3" w14:textId="76F62EC8" w:rsidR="3E100759" w:rsidRDefault="4AE2CF96">
      <w:pPr>
        <w:spacing w:line="360" w:lineRule="auto"/>
        <w:jc w:val="both"/>
      </w:pPr>
      <w:r w:rsidRPr="4D05434A">
        <w:rPr>
          <w:rFonts w:ascii="Times New Roman" w:eastAsia="Times New Roman" w:hAnsi="Times New Roman" w:cs="Times New Roman"/>
          <w:sz w:val="24"/>
          <w:szCs w:val="24"/>
        </w:rPr>
        <w:t xml:space="preserve">ResNet50: </w:t>
      </w:r>
    </w:p>
    <w:p w14:paraId="0F5E6ABB" w14:textId="77777777" w:rsidR="001D1EFF" w:rsidRDefault="4AE2CF96">
      <w:pPr>
        <w:spacing w:line="360" w:lineRule="auto"/>
        <w:jc w:val="both"/>
      </w:pPr>
      <w:r w:rsidRPr="4D05434A">
        <w:rPr>
          <w:rFonts w:ascii="Times New Roman" w:eastAsia="Times New Roman" w:hAnsi="Times New Roman" w:cs="Times New Roman"/>
          <w:sz w:val="24"/>
          <w:szCs w:val="24"/>
        </w:rPr>
        <w:t xml:space="preserve">The ResNet50 model is pre-trained on ImageNet, which is used for traffic sign classification. It starts with the ResNet50 base to extract features. This model includes batch normalization, a flattening layer to convert output into a 1D array, and a dense layer with 512 units and </w:t>
      </w:r>
      <w:proofErr w:type="spellStart"/>
      <w:r w:rsidRPr="4D05434A">
        <w:rPr>
          <w:rFonts w:ascii="Times New Roman" w:eastAsia="Times New Roman" w:hAnsi="Times New Roman" w:cs="Times New Roman"/>
          <w:sz w:val="24"/>
          <w:szCs w:val="24"/>
        </w:rPr>
        <w:t>ReLU</w:t>
      </w:r>
      <w:proofErr w:type="spellEnd"/>
      <w:r w:rsidRPr="4D05434A">
        <w:rPr>
          <w:rFonts w:ascii="Times New Roman" w:eastAsia="Times New Roman" w:hAnsi="Times New Roman" w:cs="Times New Roman"/>
          <w:sz w:val="24"/>
          <w:szCs w:val="24"/>
        </w:rPr>
        <w:t xml:space="preserve"> activation for feature processing. Next, another batch normalization layer follows, and a dropout layer (rate = 0.05) helps prevent overfitting. The final dense layer uses </w:t>
      </w:r>
      <w:proofErr w:type="spellStart"/>
      <w:r w:rsidRPr="4D05434A">
        <w:rPr>
          <w:rFonts w:ascii="Times New Roman" w:eastAsia="Times New Roman" w:hAnsi="Times New Roman" w:cs="Times New Roman"/>
          <w:sz w:val="24"/>
          <w:szCs w:val="24"/>
        </w:rPr>
        <w:t>softmax</w:t>
      </w:r>
      <w:proofErr w:type="spellEnd"/>
      <w:r w:rsidRPr="4D05434A">
        <w:rPr>
          <w:rFonts w:ascii="Times New Roman" w:eastAsia="Times New Roman" w:hAnsi="Times New Roman" w:cs="Times New Roman"/>
          <w:sz w:val="24"/>
          <w:szCs w:val="24"/>
        </w:rPr>
        <w:t xml:space="preserve"> activation to predict the classes. During training, data augmentation techniques like rotation, zooming, shifting of w, h, and shear transformations are applied; however, flips are avoided to keep the consistency of traffic sign orientation.</w:t>
      </w:r>
    </w:p>
    <w:p w14:paraId="64853F4E" w14:textId="77777777" w:rsidR="001D1EFF" w:rsidRDefault="001D1EFF">
      <w:pPr>
        <w:spacing w:line="360" w:lineRule="auto"/>
        <w:jc w:val="both"/>
        <w:rPr>
          <w:rFonts w:ascii="Times New Roman" w:eastAsia="Times New Roman" w:hAnsi="Times New Roman" w:cs="Times New Roman"/>
          <w:sz w:val="24"/>
          <w:szCs w:val="24"/>
        </w:rPr>
      </w:pPr>
    </w:p>
    <w:p w14:paraId="22054E50" w14:textId="2AFDC542" w:rsidR="3E100759" w:rsidRDefault="4AE2CF96">
      <w:pPr>
        <w:spacing w:line="360" w:lineRule="auto"/>
        <w:jc w:val="both"/>
      </w:pPr>
      <w:r w:rsidRPr="4D05434A">
        <w:rPr>
          <w:rFonts w:ascii="Times New Roman" w:eastAsia="Times New Roman" w:hAnsi="Times New Roman" w:cs="Times New Roman"/>
          <w:sz w:val="24"/>
          <w:szCs w:val="24"/>
        </w:rPr>
        <w:t xml:space="preserve">VGG19: </w:t>
      </w:r>
    </w:p>
    <w:p w14:paraId="20BFA0E2" w14:textId="00037E0D" w:rsidR="3E100759" w:rsidRDefault="3C5CDAE7">
      <w:pPr>
        <w:spacing w:line="360" w:lineRule="auto"/>
        <w:jc w:val="both"/>
      </w:pPr>
      <w:r w:rsidRPr="2E4280F7">
        <w:rPr>
          <w:rFonts w:ascii="Times New Roman" w:eastAsia="Times New Roman" w:hAnsi="Times New Roman" w:cs="Times New Roman"/>
          <w:sz w:val="24"/>
          <w:szCs w:val="24"/>
        </w:rPr>
        <w:t xml:space="preserve">The VGG19 model is also pre-trained model. It starts with convolutional layers that use filters (16 to 128) and a (3, 3) kernel size with </w:t>
      </w:r>
      <w:proofErr w:type="spellStart"/>
      <w:r w:rsidRPr="2E4280F7">
        <w:rPr>
          <w:rFonts w:ascii="Times New Roman" w:eastAsia="Times New Roman" w:hAnsi="Times New Roman" w:cs="Times New Roman"/>
          <w:sz w:val="24"/>
          <w:szCs w:val="24"/>
        </w:rPr>
        <w:t>ReLU</w:t>
      </w:r>
      <w:proofErr w:type="spellEnd"/>
      <w:r w:rsidRPr="2E4280F7">
        <w:rPr>
          <w:rFonts w:ascii="Times New Roman" w:eastAsia="Times New Roman" w:hAnsi="Times New Roman" w:cs="Times New Roman"/>
          <w:sz w:val="24"/>
          <w:szCs w:val="24"/>
        </w:rPr>
        <w:t xml:space="preserve"> activation. After that, max pooling with a (2, 2) window size is applied, and followed by batch normalization. Same as ResNet50, a flattening layer converts 2D into a 1D array, and a dense layer with 512 units, </w:t>
      </w:r>
      <w:proofErr w:type="spellStart"/>
      <w:r w:rsidRPr="2E4280F7">
        <w:rPr>
          <w:rFonts w:ascii="Times New Roman" w:eastAsia="Times New Roman" w:hAnsi="Times New Roman" w:cs="Times New Roman"/>
          <w:sz w:val="24"/>
          <w:szCs w:val="24"/>
        </w:rPr>
        <w:t>ReLU</w:t>
      </w:r>
      <w:proofErr w:type="spellEnd"/>
      <w:r w:rsidRPr="2E4280F7">
        <w:rPr>
          <w:rFonts w:ascii="Times New Roman" w:eastAsia="Times New Roman" w:hAnsi="Times New Roman" w:cs="Times New Roman"/>
          <w:sz w:val="24"/>
          <w:szCs w:val="24"/>
        </w:rPr>
        <w:t xml:space="preserve"> activation, and batch normalization. A dropout layer (rate = 0.05) is applied. The final dense layer uses SoftMax activation to generate predictions for 43 classes for the classification task.</w:t>
      </w:r>
    </w:p>
    <w:p w14:paraId="224C3B13" w14:textId="5454018B" w:rsidR="2E4280F7" w:rsidRDefault="2E4280F7">
      <w:pPr>
        <w:spacing w:line="360" w:lineRule="auto"/>
        <w:jc w:val="both"/>
        <w:rPr>
          <w:rFonts w:ascii="Times New Roman" w:eastAsia="Times New Roman" w:hAnsi="Times New Roman" w:cs="Times New Roman"/>
          <w:sz w:val="24"/>
          <w:szCs w:val="24"/>
        </w:rPr>
      </w:pPr>
    </w:p>
    <w:p w14:paraId="2D89AA8F" w14:textId="5A224703" w:rsidR="3E100759" w:rsidRDefault="4AE2CF96">
      <w:pPr>
        <w:spacing w:line="360" w:lineRule="auto"/>
        <w:jc w:val="both"/>
      </w:pPr>
      <w:r w:rsidRPr="4D05434A">
        <w:rPr>
          <w:rFonts w:ascii="Times New Roman" w:eastAsia="Times New Roman" w:hAnsi="Times New Roman" w:cs="Times New Roman"/>
          <w:sz w:val="24"/>
          <w:szCs w:val="24"/>
        </w:rPr>
        <w:t xml:space="preserve">EfficientNetB7: </w:t>
      </w:r>
    </w:p>
    <w:p w14:paraId="1DEE234D" w14:textId="7E35D703" w:rsidR="3E100759" w:rsidRDefault="4AE2CF96">
      <w:pPr>
        <w:spacing w:line="360" w:lineRule="auto"/>
        <w:jc w:val="both"/>
      </w:pPr>
      <w:r w:rsidRPr="4D05434A">
        <w:rPr>
          <w:rFonts w:ascii="Times New Roman" w:eastAsia="Times New Roman" w:hAnsi="Times New Roman" w:cs="Times New Roman"/>
          <w:sz w:val="24"/>
          <w:szCs w:val="24"/>
        </w:rPr>
        <w:t xml:space="preserve">The EfficientNetB7 model was used to classify 43 classes of traffic signs. The learning rate starts at 0.0001 and adjusts using exponential decay to improve optimization. This model is also pre-trained on ImageNet and fine-tuned for this task. It included batch normalization, L2 regularization, dropout for preventing overfitting, and a final dense layer with </w:t>
      </w:r>
      <w:proofErr w:type="spellStart"/>
      <w:r w:rsidRPr="4D05434A">
        <w:rPr>
          <w:rFonts w:ascii="Times New Roman" w:eastAsia="Times New Roman" w:hAnsi="Times New Roman" w:cs="Times New Roman"/>
          <w:sz w:val="24"/>
          <w:szCs w:val="24"/>
        </w:rPr>
        <w:t>softmax</w:t>
      </w:r>
      <w:proofErr w:type="spellEnd"/>
      <w:r w:rsidRPr="4D05434A">
        <w:rPr>
          <w:rFonts w:ascii="Times New Roman" w:eastAsia="Times New Roman" w:hAnsi="Times New Roman" w:cs="Times New Roman"/>
          <w:sz w:val="24"/>
          <w:szCs w:val="24"/>
        </w:rPr>
        <w:t xml:space="preserve"> activation to make predictions. During training, early stopping with 5 epochs is applied to prevent overfitting.</w:t>
      </w:r>
    </w:p>
    <w:p w14:paraId="625DED52" w14:textId="5D63AA33" w:rsidR="3E100759" w:rsidRDefault="4AE2CF96">
      <w:pPr>
        <w:spacing w:line="360" w:lineRule="auto"/>
        <w:jc w:val="both"/>
      </w:pPr>
      <w:r w:rsidRPr="4D05434A">
        <w:rPr>
          <w:rFonts w:ascii="Times New Roman" w:eastAsia="Times New Roman" w:hAnsi="Times New Roman" w:cs="Times New Roman"/>
          <w:sz w:val="24"/>
          <w:szCs w:val="24"/>
        </w:rPr>
        <w:t xml:space="preserve"> </w:t>
      </w:r>
    </w:p>
    <w:p w14:paraId="549AAF38" w14:textId="50F0BBC0" w:rsidR="3E100759" w:rsidRDefault="4AE2CF96">
      <w:pPr>
        <w:spacing w:line="360" w:lineRule="auto"/>
        <w:ind w:firstLine="720"/>
        <w:jc w:val="both"/>
      </w:pPr>
      <w:r w:rsidRPr="4D05434A">
        <w:rPr>
          <w:rFonts w:ascii="Times New Roman" w:eastAsia="Times New Roman" w:hAnsi="Times New Roman" w:cs="Times New Roman"/>
          <w:sz w:val="24"/>
          <w:szCs w:val="24"/>
        </w:rPr>
        <w:t>During hyperparameter tuning, [</w:t>
      </w:r>
      <w:r w:rsidR="00B26C35">
        <w:rPr>
          <w:rFonts w:ascii="Times New Roman" w:eastAsia="Times New Roman" w:hAnsi="Times New Roman" w:cs="Times New Roman"/>
          <w:sz w:val="24"/>
          <w:szCs w:val="24"/>
        </w:rPr>
        <w:t>4</w:t>
      </w:r>
      <w:r w:rsidRPr="4D05434A">
        <w:rPr>
          <w:rFonts w:ascii="Times New Roman" w:eastAsia="Times New Roman" w:hAnsi="Times New Roman" w:cs="Times New Roman"/>
          <w:sz w:val="24"/>
          <w:szCs w:val="24"/>
        </w:rPr>
        <w:t>] implements a decay to avoid trapped in local optima and improve searching for global optima. Moreover, the Adam optimizer</w:t>
      </w:r>
      <w:r w:rsidRPr="4D05434A">
        <w:rPr>
          <w:rFonts w:ascii="Aptos" w:eastAsia="Aptos" w:hAnsi="Aptos" w:cs="Aptos"/>
          <w:sz w:val="24"/>
          <w:szCs w:val="24"/>
        </w:rPr>
        <w:t xml:space="preserve"> </w:t>
      </w:r>
      <w:r w:rsidRPr="4D05434A">
        <w:rPr>
          <w:rFonts w:ascii="Times New Roman" w:eastAsia="Times New Roman" w:hAnsi="Times New Roman" w:cs="Times New Roman"/>
          <w:sz w:val="24"/>
          <w:szCs w:val="24"/>
        </w:rPr>
        <w:t>is employed to optimize the models. It can adjust the learning rate for each weight in the model dynamically. As an illustration, a hyperparameter configuration table is referenced from [</w:t>
      </w:r>
      <w:r w:rsidR="00B26C35">
        <w:rPr>
          <w:rFonts w:ascii="Times New Roman" w:eastAsia="Times New Roman" w:hAnsi="Times New Roman" w:cs="Times New Roman"/>
          <w:sz w:val="24"/>
          <w:szCs w:val="24"/>
        </w:rPr>
        <w:t>4</w:t>
      </w:r>
      <w:r w:rsidRPr="4D05434A">
        <w:rPr>
          <w:rFonts w:ascii="Times New Roman" w:eastAsia="Times New Roman" w:hAnsi="Times New Roman" w:cs="Times New Roman"/>
          <w:sz w:val="24"/>
          <w:szCs w:val="24"/>
        </w:rPr>
        <w:t>] is shown as below:</w:t>
      </w:r>
    </w:p>
    <w:p w14:paraId="2F8C72DB" w14:textId="4D7D9DE9" w:rsidR="001D1EFF" w:rsidRDefault="3C5CDAE7">
      <w:pPr>
        <w:spacing w:line="360" w:lineRule="auto"/>
        <w:jc w:val="both"/>
        <w:rPr>
          <w:rFonts w:ascii="Times New Roman" w:eastAsia="Times New Roman" w:hAnsi="Times New Roman" w:cs="Times New Roman"/>
          <w:sz w:val="24"/>
          <w:szCs w:val="24"/>
        </w:rPr>
      </w:pPr>
      <w:r>
        <w:rPr>
          <w:noProof/>
        </w:rPr>
        <w:drawing>
          <wp:inline distT="0" distB="0" distL="0" distR="0" wp14:anchorId="2692B81A" wp14:editId="72D7D285">
            <wp:extent cx="5267324" cy="1104900"/>
            <wp:effectExtent l="0" t="0" r="0" b="0"/>
            <wp:docPr id="1969901079" name="Picture 196990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901079"/>
                    <pic:cNvPicPr/>
                  </pic:nvPicPr>
                  <pic:blipFill>
                    <a:blip r:embed="rId33">
                      <a:extLst>
                        <a:ext uri="{28A0092B-C50C-407E-A947-70E740481C1C}">
                          <a14:useLocalDpi xmlns:a14="http://schemas.microsoft.com/office/drawing/2010/main" val="0"/>
                        </a:ext>
                      </a:extLst>
                    </a:blip>
                    <a:stretch>
                      <a:fillRect/>
                    </a:stretch>
                  </pic:blipFill>
                  <pic:spPr>
                    <a:xfrm>
                      <a:off x="0" y="0"/>
                      <a:ext cx="5267324" cy="1104900"/>
                    </a:xfrm>
                    <a:prstGeom prst="rect">
                      <a:avLst/>
                    </a:prstGeom>
                  </pic:spPr>
                </pic:pic>
              </a:graphicData>
            </a:graphic>
          </wp:inline>
        </w:drawing>
      </w:r>
      <w:r w:rsidR="6B0DE10B" w:rsidRPr="2E4280F7">
        <w:rPr>
          <w:rFonts w:ascii="Times New Roman" w:eastAsia="Times New Roman" w:hAnsi="Times New Roman" w:cs="Times New Roman"/>
          <w:sz w:val="24"/>
          <w:szCs w:val="24"/>
        </w:rPr>
        <w:t>Figure 2.</w:t>
      </w:r>
      <w:r w:rsidR="6800D1B6" w:rsidRPr="2E4280F7">
        <w:rPr>
          <w:rFonts w:ascii="Times New Roman" w:eastAsia="Times New Roman" w:hAnsi="Times New Roman" w:cs="Times New Roman"/>
          <w:sz w:val="24"/>
          <w:szCs w:val="24"/>
        </w:rPr>
        <w:t>3.1</w:t>
      </w:r>
      <w:r w:rsidR="6B0DE10B" w:rsidRPr="2E4280F7">
        <w:rPr>
          <w:rFonts w:ascii="Times New Roman" w:eastAsia="Times New Roman" w:hAnsi="Times New Roman" w:cs="Times New Roman"/>
          <w:sz w:val="24"/>
          <w:szCs w:val="24"/>
        </w:rPr>
        <w:t xml:space="preserve"> Overview of </w:t>
      </w:r>
      <w:r w:rsidR="2165CD80" w:rsidRPr="2E4280F7">
        <w:rPr>
          <w:rFonts w:ascii="Times New Roman" w:eastAsia="Times New Roman" w:hAnsi="Times New Roman" w:cs="Times New Roman"/>
          <w:sz w:val="24"/>
          <w:szCs w:val="24"/>
        </w:rPr>
        <w:t>hyperparameter configuration table</w:t>
      </w:r>
      <w:r w:rsidR="5A23CBE4" w:rsidRPr="2E4280F7">
        <w:rPr>
          <w:rFonts w:ascii="Times New Roman" w:eastAsia="Times New Roman" w:hAnsi="Times New Roman" w:cs="Times New Roman"/>
          <w:sz w:val="24"/>
          <w:szCs w:val="24"/>
        </w:rPr>
        <w:t xml:space="preserve"> of different models</w:t>
      </w:r>
      <w:r w:rsidR="6B0DE10B" w:rsidRPr="2E4280F7">
        <w:rPr>
          <w:rFonts w:ascii="Times New Roman" w:eastAsia="Times New Roman" w:hAnsi="Times New Roman" w:cs="Times New Roman"/>
          <w:sz w:val="24"/>
          <w:szCs w:val="24"/>
        </w:rPr>
        <w:t xml:space="preserve"> [12]</w:t>
      </w:r>
    </w:p>
    <w:p w14:paraId="7CF06139" w14:textId="671EF591" w:rsidR="001D1EFF" w:rsidRDefault="001D1EFF">
      <w:pPr>
        <w:jc w:val="both"/>
        <w:rPr>
          <w:rFonts w:ascii="Times New Roman" w:eastAsia="Times New Roman" w:hAnsi="Times New Roman" w:cs="Times New Roman"/>
          <w:b/>
          <w:bCs/>
          <w:sz w:val="24"/>
          <w:szCs w:val="24"/>
        </w:rPr>
        <w:pPrChange w:id="30" w:author="YEO PEI HAN" w:date="2024-09-12T00:39:00Z">
          <w:pPr/>
        </w:pPrChange>
      </w:pPr>
    </w:p>
    <w:p w14:paraId="48BE24FC" w14:textId="252AFB1E" w:rsidR="3E100759" w:rsidRDefault="36907DAA">
      <w:pPr>
        <w:pStyle w:val="Heading3"/>
        <w:jc w:val="both"/>
        <w:pPrChange w:id="31" w:author="YEO PEI HAN" w:date="2024-09-12T00:39:00Z">
          <w:pPr>
            <w:pStyle w:val="Heading3"/>
          </w:pPr>
        </w:pPrChange>
      </w:pPr>
      <w:bookmarkStart w:id="32" w:name="_Toc177135298"/>
      <w:r>
        <w:lastRenderedPageBreak/>
        <w:t>2.3.2 Strengths and Weakness (By: Foo Wai Jun)</w:t>
      </w:r>
      <w:bookmarkEnd w:id="32"/>
    </w:p>
    <w:p w14:paraId="211C0D01" w14:textId="4F1A001D" w:rsidR="3E100759" w:rsidRDefault="4AE2CF96" w:rsidP="00966FD9">
      <w:pPr>
        <w:spacing w:line="360" w:lineRule="auto"/>
        <w:ind w:firstLine="720"/>
        <w:jc w:val="both"/>
      </w:pPr>
      <w:r w:rsidRPr="4D05434A">
        <w:rPr>
          <w:rFonts w:ascii="Times New Roman" w:eastAsia="Times New Roman" w:hAnsi="Times New Roman" w:cs="Times New Roman"/>
          <w:sz w:val="24"/>
          <w:szCs w:val="24"/>
        </w:rPr>
        <w:t>During performance evaluation, the four proposed models’ accuracy scores are shown as below [</w:t>
      </w:r>
      <w:r w:rsidR="001D1EFF">
        <w:rPr>
          <w:rFonts w:ascii="Times New Roman" w:eastAsia="Times New Roman" w:hAnsi="Times New Roman" w:cs="Times New Roman"/>
          <w:sz w:val="24"/>
          <w:szCs w:val="24"/>
        </w:rPr>
        <w:t>4</w:t>
      </w:r>
      <w:r w:rsidRPr="4D05434A">
        <w:rPr>
          <w:rFonts w:ascii="Times New Roman" w:eastAsia="Times New Roman" w:hAnsi="Times New Roman" w:cs="Times New Roman"/>
          <w:sz w:val="24"/>
          <w:szCs w:val="24"/>
        </w:rPr>
        <w:t>]:</w:t>
      </w:r>
    </w:p>
    <w:p w14:paraId="00BA0626" w14:textId="5132AE02" w:rsidR="3E100759" w:rsidRDefault="3C5CDAE7" w:rsidP="00966FD9">
      <w:pPr>
        <w:spacing w:line="360" w:lineRule="auto"/>
        <w:jc w:val="both"/>
        <w:rPr>
          <w:rFonts w:ascii="Times New Roman" w:eastAsia="Times New Roman" w:hAnsi="Times New Roman" w:cs="Times New Roman"/>
          <w:sz w:val="24"/>
          <w:szCs w:val="24"/>
        </w:rPr>
      </w:pPr>
      <w:r>
        <w:rPr>
          <w:noProof/>
        </w:rPr>
        <w:drawing>
          <wp:inline distT="0" distB="0" distL="0" distR="0" wp14:anchorId="4D3C9179" wp14:editId="4558104A">
            <wp:extent cx="5267324" cy="1066800"/>
            <wp:effectExtent l="0" t="0" r="0" b="0"/>
            <wp:docPr id="1434579231" name="Picture 143457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579231"/>
                    <pic:cNvPicPr/>
                  </pic:nvPicPr>
                  <pic:blipFill>
                    <a:blip r:embed="rId34">
                      <a:extLst>
                        <a:ext uri="{28A0092B-C50C-407E-A947-70E740481C1C}">
                          <a14:useLocalDpi xmlns:a14="http://schemas.microsoft.com/office/drawing/2010/main" val="0"/>
                        </a:ext>
                      </a:extLst>
                    </a:blip>
                    <a:stretch>
                      <a:fillRect/>
                    </a:stretch>
                  </pic:blipFill>
                  <pic:spPr>
                    <a:xfrm>
                      <a:off x="0" y="0"/>
                      <a:ext cx="5267324" cy="1066800"/>
                    </a:xfrm>
                    <a:prstGeom prst="rect">
                      <a:avLst/>
                    </a:prstGeom>
                  </pic:spPr>
                </pic:pic>
              </a:graphicData>
            </a:graphic>
          </wp:inline>
        </w:drawing>
      </w:r>
      <w:r w:rsidR="3B341FE0" w:rsidRPr="2E4280F7">
        <w:rPr>
          <w:rFonts w:ascii="Times New Roman" w:eastAsia="Times New Roman" w:hAnsi="Times New Roman" w:cs="Times New Roman"/>
          <w:sz w:val="24"/>
          <w:szCs w:val="24"/>
        </w:rPr>
        <w:t xml:space="preserve">Figure 2.3.2 Overview of </w:t>
      </w:r>
      <w:r w:rsidR="54A1361D" w:rsidRPr="2E4280F7">
        <w:rPr>
          <w:rFonts w:ascii="Times New Roman" w:eastAsia="Times New Roman" w:hAnsi="Times New Roman" w:cs="Times New Roman"/>
          <w:sz w:val="24"/>
          <w:szCs w:val="24"/>
        </w:rPr>
        <w:t xml:space="preserve">evaluation </w:t>
      </w:r>
      <w:r w:rsidR="3B341FE0" w:rsidRPr="2E4280F7">
        <w:rPr>
          <w:rFonts w:ascii="Times New Roman" w:eastAsia="Times New Roman" w:hAnsi="Times New Roman" w:cs="Times New Roman"/>
          <w:sz w:val="24"/>
          <w:szCs w:val="24"/>
        </w:rPr>
        <w:t>score of four prop</w:t>
      </w:r>
      <w:r w:rsidR="1CEC5312" w:rsidRPr="2E4280F7">
        <w:rPr>
          <w:rFonts w:ascii="Times New Roman" w:eastAsia="Times New Roman" w:hAnsi="Times New Roman" w:cs="Times New Roman"/>
          <w:sz w:val="24"/>
          <w:szCs w:val="24"/>
        </w:rPr>
        <w:t xml:space="preserve">osed </w:t>
      </w:r>
      <w:r w:rsidR="3B341FE0" w:rsidRPr="2E4280F7">
        <w:rPr>
          <w:rFonts w:ascii="Times New Roman" w:eastAsia="Times New Roman" w:hAnsi="Times New Roman" w:cs="Times New Roman"/>
          <w:sz w:val="24"/>
          <w:szCs w:val="24"/>
        </w:rPr>
        <w:t>models [12]</w:t>
      </w:r>
    </w:p>
    <w:p w14:paraId="170E3473" w14:textId="6667093E" w:rsidR="3E100759" w:rsidRDefault="4AE2CF96">
      <w:pPr>
        <w:spacing w:line="360" w:lineRule="auto"/>
        <w:jc w:val="both"/>
      </w:pPr>
      <w:r w:rsidRPr="4D05434A">
        <w:rPr>
          <w:rFonts w:ascii="Times New Roman" w:eastAsia="Times New Roman" w:hAnsi="Times New Roman" w:cs="Times New Roman"/>
          <w:sz w:val="24"/>
          <w:szCs w:val="24"/>
        </w:rPr>
        <w:t>The proposed CNN model achieved a high accuracy of 99.25%, which is better than the comparable studies. ResNet50 also performed well, and it is consistent with the studies with an accuracy of 99.25%. VGG19 had a competitive accuracy of 98.95%, and EfficientNetB0 reached a good accuracy of 98.24%.</w:t>
      </w:r>
    </w:p>
    <w:p w14:paraId="6CEB8625" w14:textId="4D1068F3" w:rsidR="3E100759" w:rsidRDefault="4AE2CF96">
      <w:pPr>
        <w:spacing w:line="360" w:lineRule="auto"/>
        <w:ind w:firstLine="720"/>
        <w:jc w:val="both"/>
      </w:pPr>
      <w:r w:rsidRPr="4D05434A">
        <w:rPr>
          <w:rFonts w:ascii="Times New Roman" w:eastAsia="Times New Roman" w:hAnsi="Times New Roman" w:cs="Times New Roman"/>
          <w:sz w:val="24"/>
          <w:szCs w:val="24"/>
        </w:rPr>
        <w:t>Besides accuracy, the processing time of the model is also another crucial factor in real time implementation. Therefore, it is essential to compare the processing time of proposed models with other studies’ models as well [</w:t>
      </w:r>
      <w:r w:rsidR="001D1EFF">
        <w:rPr>
          <w:rFonts w:ascii="Times New Roman" w:eastAsia="Times New Roman" w:hAnsi="Times New Roman" w:cs="Times New Roman"/>
          <w:sz w:val="24"/>
          <w:szCs w:val="24"/>
        </w:rPr>
        <w:t>5</w:t>
      </w:r>
      <w:r w:rsidRPr="4D05434A">
        <w:rPr>
          <w:rFonts w:ascii="Times New Roman" w:eastAsia="Times New Roman" w:hAnsi="Times New Roman" w:cs="Times New Roman"/>
          <w:sz w:val="24"/>
          <w:szCs w:val="24"/>
        </w:rPr>
        <w:t>]. In addition, it is suggested that the proposed model of this project can be evaluated not only based on the GTSRB dataset, also based on other dataset, which is BTSDB dataset, Chinese traffic sign database, etc. Therefore, it can validate the applicability of the proposed model on different dataset.</w:t>
      </w:r>
    </w:p>
    <w:p w14:paraId="3D36FDA8" w14:textId="05FFE7A7" w:rsidR="3E100759" w:rsidRPr="001D1EFF" w:rsidRDefault="3C5CDAE7">
      <w:pPr>
        <w:spacing w:line="360" w:lineRule="auto"/>
        <w:ind w:firstLine="720"/>
        <w:jc w:val="both"/>
        <w:rPr>
          <w:rFonts w:ascii="Times New Roman" w:eastAsia="SimSun" w:hAnsi="Times New Roman" w:cs="Times New Roman"/>
          <w:sz w:val="24"/>
          <w:szCs w:val="24"/>
          <w:lang w:eastAsia="en-US" w:bidi="en-US"/>
        </w:rPr>
      </w:pPr>
      <w:r w:rsidRPr="2E4280F7">
        <w:rPr>
          <w:rFonts w:ascii="Times New Roman" w:eastAsia="Times New Roman" w:hAnsi="Times New Roman" w:cs="Times New Roman"/>
          <w:sz w:val="24"/>
          <w:szCs w:val="24"/>
        </w:rPr>
        <w:t>In conclusion, this study analysed and compared various of deep learning models based on different datasets. Moreover, it also categorized them by detection, classification, and combined task. The observation between other models and the author proposed models provided a valuable insight for the future research</w:t>
      </w:r>
      <w:r w:rsidR="690E0BDB" w:rsidRPr="2E4280F7">
        <w:rPr>
          <w:rFonts w:ascii="Times New Roman" w:eastAsia="Times New Roman" w:hAnsi="Times New Roman" w:cs="Times New Roman"/>
          <w:sz w:val="24"/>
          <w:szCs w:val="24"/>
        </w:rPr>
        <w:t xml:space="preserve"> [</w:t>
      </w:r>
      <w:r w:rsidR="563B35C9" w:rsidRPr="2E4280F7">
        <w:rPr>
          <w:rFonts w:ascii="Times New Roman" w:eastAsia="Times New Roman" w:hAnsi="Times New Roman" w:cs="Times New Roman"/>
          <w:sz w:val="24"/>
          <w:szCs w:val="24"/>
        </w:rPr>
        <w:t>4</w:t>
      </w:r>
      <w:r w:rsidR="690E0BDB" w:rsidRPr="2E4280F7">
        <w:rPr>
          <w:rFonts w:ascii="Times New Roman" w:eastAsia="Times New Roman" w:hAnsi="Times New Roman" w:cs="Times New Roman"/>
          <w:sz w:val="24"/>
          <w:szCs w:val="24"/>
        </w:rPr>
        <w:t>]</w:t>
      </w:r>
      <w:r w:rsidRPr="2E4280F7">
        <w:rPr>
          <w:rFonts w:ascii="Times New Roman" w:eastAsia="Times New Roman" w:hAnsi="Times New Roman" w:cs="Times New Roman"/>
          <w:sz w:val="24"/>
          <w:szCs w:val="24"/>
        </w:rPr>
        <w:t>.</w:t>
      </w:r>
    </w:p>
    <w:p w14:paraId="027D216C" w14:textId="5D64AF6D" w:rsidR="3E100759" w:rsidRPr="001D1EFF" w:rsidRDefault="001D1EFF" w:rsidP="2E4280F7">
      <w:pPr>
        <w:spacing w:line="360" w:lineRule="auto"/>
      </w:pPr>
      <w:r>
        <w:br w:type="page"/>
      </w:r>
    </w:p>
    <w:p w14:paraId="15E593C2" w14:textId="06F716C7" w:rsidR="3E100759" w:rsidRPr="001D1EFF" w:rsidRDefault="413C73EC" w:rsidP="0040328E">
      <w:pPr>
        <w:pStyle w:val="Heading2"/>
      </w:pPr>
      <w:bookmarkStart w:id="33" w:name="_Toc177135299"/>
      <w:r>
        <w:lastRenderedPageBreak/>
        <w:t>2.</w:t>
      </w:r>
      <w:r w:rsidR="301332FD">
        <w:t>4</w:t>
      </w:r>
      <w:r>
        <w:t xml:space="preserve"> </w:t>
      </w:r>
      <w:r w:rsidR="563B35C9">
        <w:tab/>
      </w:r>
      <w:r>
        <w:t>Literature Review 4</w:t>
      </w:r>
      <w:bookmarkEnd w:id="33"/>
    </w:p>
    <w:p w14:paraId="5436C3EF" w14:textId="5A8C7214" w:rsidR="001D1EFF" w:rsidRDefault="07D18F92" w:rsidP="0040328E">
      <w:pPr>
        <w:pStyle w:val="Heading3"/>
      </w:pPr>
      <w:bookmarkStart w:id="34" w:name="_Toc177135300"/>
      <w:r>
        <w:t>2.</w:t>
      </w:r>
      <w:r w:rsidR="4EF5688A">
        <w:t>4</w:t>
      </w:r>
      <w:r w:rsidR="2952BC92">
        <w:t>.1</w:t>
      </w:r>
      <w:r>
        <w:t xml:space="preserve"> </w:t>
      </w:r>
      <w:r w:rsidR="2952BC92">
        <w:t xml:space="preserve">  </w:t>
      </w:r>
      <w:r>
        <w:t>Automatic Traffic Sign Detection and Recognition: A Review</w:t>
      </w:r>
      <w:bookmarkEnd w:id="34"/>
      <w:r w:rsidR="689E193C">
        <w:t xml:space="preserve"> </w:t>
      </w:r>
    </w:p>
    <w:p w14:paraId="7A51B97E" w14:textId="77777777" w:rsidR="00B608CC" w:rsidRDefault="00B608CC" w:rsidP="00B05663">
      <w:pPr>
        <w:spacing w:line="360" w:lineRule="auto"/>
        <w:ind w:firstLine="720"/>
        <w:jc w:val="both"/>
        <w:rPr>
          <w:rFonts w:ascii="Times New Roman" w:eastAsia="Times New Roman" w:hAnsi="Times New Roman" w:cs="Times New Roman"/>
          <w:b/>
          <w:bCs/>
          <w:sz w:val="24"/>
          <w:szCs w:val="24"/>
        </w:rPr>
      </w:pPr>
    </w:p>
    <w:p w14:paraId="4D95C19A" w14:textId="3670FDE3" w:rsidR="519C665E" w:rsidRPr="00B05663" w:rsidRDefault="22E1E409" w:rsidP="00B05663">
      <w:pPr>
        <w:spacing w:line="360" w:lineRule="auto"/>
        <w:ind w:firstLine="720"/>
        <w:jc w:val="both"/>
        <w:rPr>
          <w:rFonts w:ascii="Times New Roman" w:eastAsia="Times New Roman" w:hAnsi="Times New Roman" w:cs="Times New Roman"/>
          <w:sz w:val="24"/>
          <w:szCs w:val="24"/>
        </w:rPr>
      </w:pPr>
      <w:r w:rsidRPr="1DA7B8C8">
        <w:rPr>
          <w:rFonts w:ascii="Times New Roman" w:eastAsia="Times New Roman" w:hAnsi="Times New Roman" w:cs="Times New Roman"/>
          <w:sz w:val="24"/>
          <w:szCs w:val="24"/>
        </w:rPr>
        <w:t>In this paper, the author states that applications of Advanced Driver Assistance Systems (ADAS) involve numerous functions, such as blind spot detection, speed limit recognition, emergency brake assist, and many more. Traffic indeed provides information, such as warnings about incoming dangerous road conditions ahead or helping guide the driver to a safer direction. This literature review will discuss existing methods for traffic sign detection and recognition</w:t>
      </w:r>
      <w:r w:rsidR="00B608CC">
        <w:rPr>
          <w:rFonts w:ascii="Times New Roman" w:eastAsia="Times New Roman" w:hAnsi="Times New Roman" w:cs="Times New Roman"/>
          <w:sz w:val="24"/>
          <w:szCs w:val="24"/>
        </w:rPr>
        <w:t xml:space="preserve"> [6]</w:t>
      </w:r>
      <w:r w:rsidRPr="1DA7B8C8">
        <w:rPr>
          <w:rFonts w:ascii="Times New Roman" w:eastAsia="Times New Roman" w:hAnsi="Times New Roman" w:cs="Times New Roman"/>
          <w:sz w:val="24"/>
          <w:szCs w:val="24"/>
        </w:rPr>
        <w:t>.</w:t>
      </w:r>
    </w:p>
    <w:p w14:paraId="51A5F4B6" w14:textId="1FC4A35F" w:rsidR="519C665E" w:rsidRPr="00B05663" w:rsidRDefault="5710C697" w:rsidP="00B05663">
      <w:pPr>
        <w:spacing w:line="360" w:lineRule="auto"/>
        <w:ind w:firstLine="720"/>
        <w:jc w:val="both"/>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 xml:space="preserve">First, there are existing techniques such as color-based detection, shape-based detection, both color and shape-based detection, and other approaches to detect traffic signs. Moreover, a comparative study was performed in RGB, HSV, and HSI color spaces in traffic sign detection; detection rates are referred to in </w:t>
      </w:r>
      <w:r w:rsidR="3C3CC420" w:rsidRPr="2E4280F7">
        <w:rPr>
          <w:rFonts w:ascii="Times New Roman" w:eastAsia="Times New Roman" w:hAnsi="Times New Roman" w:cs="Times New Roman"/>
          <w:sz w:val="24"/>
          <w:szCs w:val="24"/>
        </w:rPr>
        <w:t>Figur</w:t>
      </w:r>
      <w:r w:rsidRPr="2E4280F7">
        <w:rPr>
          <w:rFonts w:ascii="Times New Roman" w:eastAsia="Times New Roman" w:hAnsi="Times New Roman" w:cs="Times New Roman"/>
          <w:sz w:val="24"/>
          <w:szCs w:val="24"/>
        </w:rPr>
        <w:t xml:space="preserve">e </w:t>
      </w:r>
      <w:r w:rsidR="230DA7E3" w:rsidRPr="2E4280F7">
        <w:rPr>
          <w:rFonts w:ascii="Times New Roman" w:eastAsia="Times New Roman" w:hAnsi="Times New Roman" w:cs="Times New Roman"/>
          <w:sz w:val="24"/>
          <w:szCs w:val="24"/>
        </w:rPr>
        <w:t>2.4.1</w:t>
      </w:r>
      <w:r w:rsidRPr="2E4280F7">
        <w:rPr>
          <w:rFonts w:ascii="Times New Roman" w:eastAsia="Times New Roman" w:hAnsi="Times New Roman" w:cs="Times New Roman"/>
          <w:sz w:val="24"/>
          <w:szCs w:val="24"/>
        </w:rPr>
        <w:t xml:space="preserve"> For traffic sign recognition, feature matching techniques such as Binary Robust Invariant Scalable </w:t>
      </w:r>
      <w:proofErr w:type="spellStart"/>
      <w:r w:rsidRPr="2E4280F7">
        <w:rPr>
          <w:rFonts w:ascii="Times New Roman" w:eastAsia="Times New Roman" w:hAnsi="Times New Roman" w:cs="Times New Roman"/>
          <w:sz w:val="24"/>
          <w:szCs w:val="24"/>
        </w:rPr>
        <w:t>Keypoints</w:t>
      </w:r>
      <w:proofErr w:type="spellEnd"/>
      <w:r w:rsidRPr="2E4280F7">
        <w:rPr>
          <w:rFonts w:ascii="Times New Roman" w:eastAsia="Times New Roman" w:hAnsi="Times New Roman" w:cs="Times New Roman"/>
          <w:sz w:val="24"/>
          <w:szCs w:val="24"/>
        </w:rPr>
        <w:t xml:space="preserve"> (BRISK) and machine learning approaches like SVM, neural networks, artificial neural networks, and many more are used.</w:t>
      </w:r>
    </w:p>
    <w:p w14:paraId="348A4C49" w14:textId="327F8082" w:rsidR="519C665E" w:rsidRPr="00B05663" w:rsidRDefault="5710C697" w:rsidP="00B05663">
      <w:pPr>
        <w:spacing w:line="360" w:lineRule="auto"/>
        <w:ind w:firstLine="720"/>
        <w:jc w:val="both"/>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Furthermore, detection and recognition of traffic signs face challenges such as illumination variations, obstruction by trees, motion blur, and more. Morphological operations were used to remove background noise, and white balancing was used to decrease the effect of illumination (refer to Fig. 2</w:t>
      </w:r>
      <w:r w:rsidR="3906BEA1" w:rsidRPr="2E4280F7">
        <w:rPr>
          <w:rFonts w:ascii="Times New Roman" w:eastAsia="Times New Roman" w:hAnsi="Times New Roman" w:cs="Times New Roman"/>
          <w:sz w:val="24"/>
          <w:szCs w:val="24"/>
        </w:rPr>
        <w:t>.4.1</w:t>
      </w:r>
      <w:r w:rsidRPr="2E4280F7">
        <w:rPr>
          <w:rFonts w:ascii="Times New Roman" w:eastAsia="Times New Roman" w:hAnsi="Times New Roman" w:cs="Times New Roman"/>
          <w:sz w:val="24"/>
          <w:szCs w:val="24"/>
        </w:rPr>
        <w:t>).</w:t>
      </w:r>
    </w:p>
    <w:p w14:paraId="5D929D52" w14:textId="15CAB483" w:rsidR="74AC2966" w:rsidRDefault="74AC2966" w:rsidP="2E4280F7">
      <w:pPr>
        <w:spacing w:line="360" w:lineRule="auto"/>
        <w:jc w:val="both"/>
        <w:rPr>
          <w:rFonts w:ascii="Times New Roman" w:eastAsia="Times New Roman" w:hAnsi="Times New Roman" w:cs="Times New Roman"/>
          <w:sz w:val="20"/>
          <w:szCs w:val="20"/>
        </w:rPr>
      </w:pPr>
      <w:r w:rsidRPr="2E4280F7">
        <w:rPr>
          <w:rFonts w:ascii="Times New Roman" w:eastAsia="Times New Roman" w:hAnsi="Times New Roman" w:cs="Times New Roman"/>
          <w:sz w:val="20"/>
          <w:szCs w:val="20"/>
        </w:rPr>
        <w:t xml:space="preserve">                                 </w:t>
      </w:r>
      <w:r w:rsidR="33F7DC57" w:rsidRPr="2E4280F7">
        <w:rPr>
          <w:rFonts w:ascii="Times New Roman" w:eastAsia="Times New Roman" w:hAnsi="Times New Roman" w:cs="Times New Roman"/>
          <w:sz w:val="20"/>
          <w:szCs w:val="20"/>
        </w:rPr>
        <w:t xml:space="preserve"> </w:t>
      </w:r>
      <w:r>
        <w:rPr>
          <w:noProof/>
        </w:rPr>
        <w:drawing>
          <wp:inline distT="0" distB="0" distL="0" distR="0" wp14:anchorId="3450EEA2" wp14:editId="5BEFD46C">
            <wp:extent cx="3286751" cy="628042"/>
            <wp:effectExtent l="0" t="0" r="0" b="0"/>
            <wp:docPr id="975710565" name="Picture 97571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286751" cy="628042"/>
                    </a:xfrm>
                    <a:prstGeom prst="rect">
                      <a:avLst/>
                    </a:prstGeom>
                  </pic:spPr>
                </pic:pic>
              </a:graphicData>
            </a:graphic>
          </wp:inline>
        </w:drawing>
      </w:r>
    </w:p>
    <w:p w14:paraId="09701440" w14:textId="033DACAC" w:rsidR="4141348D" w:rsidRDefault="4141348D" w:rsidP="2E4280F7">
      <w:pPr>
        <w:spacing w:line="360" w:lineRule="auto"/>
        <w:jc w:val="both"/>
        <w:rPr>
          <w:rFonts w:ascii="Times New Roman" w:eastAsia="Times New Roman" w:hAnsi="Times New Roman" w:cs="Times New Roman"/>
        </w:rPr>
      </w:pPr>
      <w:r w:rsidRPr="2E4280F7">
        <w:rPr>
          <w:rFonts w:ascii="Times New Roman" w:hAnsi="Times New Roman" w:cs="Times New Roman"/>
          <w:sz w:val="24"/>
          <w:szCs w:val="24"/>
        </w:rPr>
        <w:t xml:space="preserve">                        </w:t>
      </w:r>
      <w:r w:rsidRPr="2E4280F7">
        <w:rPr>
          <w:rFonts w:ascii="Times New Roman" w:eastAsia="Times New Roman" w:hAnsi="Times New Roman" w:cs="Times New Roman"/>
        </w:rPr>
        <w:t xml:space="preserve"> </w:t>
      </w:r>
      <w:r w:rsidR="061C22B2" w:rsidRPr="2E4280F7">
        <w:rPr>
          <w:rFonts w:ascii="Times New Roman" w:eastAsia="Times New Roman" w:hAnsi="Times New Roman" w:cs="Times New Roman"/>
        </w:rPr>
        <w:t xml:space="preserve">Figure </w:t>
      </w:r>
      <w:r w:rsidRPr="2E4280F7">
        <w:rPr>
          <w:rFonts w:ascii="Times New Roman" w:eastAsia="Times New Roman" w:hAnsi="Times New Roman" w:cs="Times New Roman"/>
        </w:rPr>
        <w:t>2.4.1 Detection Rate of RBG, HSV and HSI Color Spaces</w:t>
      </w:r>
      <w:r w:rsidR="00125218">
        <w:rPr>
          <w:rFonts w:ascii="Times New Roman" w:eastAsia="Times New Roman" w:hAnsi="Times New Roman" w:cs="Times New Roman"/>
        </w:rPr>
        <w:t xml:space="preserve"> [6]</w:t>
      </w:r>
    </w:p>
    <w:p w14:paraId="0E1FB2AE" w14:textId="18CA9979" w:rsidR="519C665E" w:rsidRPr="00B05663" w:rsidRDefault="5710C697" w:rsidP="2E4280F7">
      <w:pPr>
        <w:spacing w:line="360" w:lineRule="auto"/>
        <w:jc w:val="both"/>
        <w:rPr>
          <w:rFonts w:ascii="Times New Roman" w:eastAsia="Times New Roman" w:hAnsi="Times New Roman" w:cs="Times New Roman"/>
          <w:sz w:val="20"/>
          <w:szCs w:val="20"/>
        </w:rPr>
      </w:pPr>
      <w:r w:rsidRPr="2E4280F7">
        <w:rPr>
          <w:rFonts w:ascii="Times New Roman" w:eastAsia="Times New Roman" w:hAnsi="Times New Roman" w:cs="Times New Roman"/>
        </w:rPr>
        <w:t xml:space="preserve">      </w:t>
      </w:r>
      <w:r w:rsidR="7FCD6103" w:rsidRPr="2E4280F7">
        <w:rPr>
          <w:rFonts w:ascii="Times New Roman" w:eastAsia="Times New Roman" w:hAnsi="Times New Roman" w:cs="Times New Roman"/>
        </w:rPr>
        <w:t xml:space="preserve">              </w:t>
      </w:r>
      <w:r w:rsidRPr="2E4280F7">
        <w:rPr>
          <w:rFonts w:ascii="Times New Roman" w:eastAsia="Times New Roman" w:hAnsi="Times New Roman" w:cs="Times New Roman"/>
        </w:rPr>
        <w:t xml:space="preserve">         </w:t>
      </w:r>
      <w:r w:rsidR="5486C324" w:rsidRPr="2E4280F7">
        <w:rPr>
          <w:rFonts w:ascii="Times New Roman" w:eastAsia="Times New Roman" w:hAnsi="Times New Roman" w:cs="Times New Roman"/>
        </w:rPr>
        <w:t xml:space="preserve">    </w:t>
      </w:r>
      <w:r w:rsidR="374AAA12">
        <w:rPr>
          <w:noProof/>
        </w:rPr>
        <w:drawing>
          <wp:inline distT="0" distB="0" distL="0" distR="0" wp14:anchorId="6490CE34" wp14:editId="36866D05">
            <wp:extent cx="3029612" cy="1584627"/>
            <wp:effectExtent l="0" t="0" r="0" b="0"/>
            <wp:docPr id="2027188874" name="Picture 2027188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29612" cy="1584627"/>
                    </a:xfrm>
                    <a:prstGeom prst="rect">
                      <a:avLst/>
                    </a:prstGeom>
                  </pic:spPr>
                </pic:pic>
              </a:graphicData>
            </a:graphic>
          </wp:inline>
        </w:drawing>
      </w:r>
    </w:p>
    <w:p w14:paraId="78D323E5" w14:textId="783C2425" w:rsidR="519C665E" w:rsidRPr="00B05663" w:rsidRDefault="07B1B9CE" w:rsidP="2E4280F7">
      <w:pPr>
        <w:spacing w:line="360" w:lineRule="auto"/>
        <w:jc w:val="both"/>
        <w:rPr>
          <w:rFonts w:ascii="Times New Roman" w:eastAsia="Times New Roman" w:hAnsi="Times New Roman" w:cs="Times New Roman"/>
          <w:b/>
          <w:bCs/>
          <w:sz w:val="20"/>
          <w:szCs w:val="20"/>
        </w:rPr>
      </w:pPr>
      <w:r w:rsidRPr="54185804">
        <w:rPr>
          <w:rFonts w:ascii="Times New Roman" w:eastAsia="Times New Roman" w:hAnsi="Times New Roman" w:cs="Times New Roman"/>
          <w:b/>
          <w:bCs/>
        </w:rPr>
        <w:lastRenderedPageBreak/>
        <w:t xml:space="preserve">                       </w:t>
      </w:r>
      <w:r w:rsidR="67A6501F" w:rsidRPr="54185804">
        <w:rPr>
          <w:rFonts w:ascii="Times New Roman" w:eastAsia="Times New Roman" w:hAnsi="Times New Roman" w:cs="Times New Roman"/>
          <w:b/>
          <w:bCs/>
        </w:rPr>
        <w:t xml:space="preserve">             </w:t>
      </w:r>
      <w:r w:rsidR="67A6501F" w:rsidRPr="54185804">
        <w:rPr>
          <w:rFonts w:ascii="Times New Roman" w:eastAsia="Times New Roman" w:hAnsi="Times New Roman" w:cs="Times New Roman"/>
        </w:rPr>
        <w:t xml:space="preserve">    </w:t>
      </w:r>
      <w:r w:rsidRPr="54185804">
        <w:rPr>
          <w:rFonts w:ascii="Times New Roman" w:eastAsia="Times New Roman" w:hAnsi="Times New Roman" w:cs="Times New Roman"/>
        </w:rPr>
        <w:t>Fig</w:t>
      </w:r>
      <w:r w:rsidR="0F062565" w:rsidRPr="54185804">
        <w:rPr>
          <w:rFonts w:ascii="Times New Roman" w:eastAsia="Times New Roman" w:hAnsi="Times New Roman" w:cs="Times New Roman"/>
        </w:rPr>
        <w:t>.2.4.</w:t>
      </w:r>
      <w:r w:rsidR="4619A233" w:rsidRPr="54185804">
        <w:rPr>
          <w:rFonts w:ascii="Times New Roman" w:eastAsia="Times New Roman" w:hAnsi="Times New Roman" w:cs="Times New Roman"/>
        </w:rPr>
        <w:t>2</w:t>
      </w:r>
      <w:r w:rsidRPr="54185804">
        <w:rPr>
          <w:rFonts w:ascii="Times New Roman" w:eastAsia="Times New Roman" w:hAnsi="Times New Roman" w:cs="Times New Roman"/>
        </w:rPr>
        <w:t xml:space="preserve"> Result of Automatic White Balancing </w:t>
      </w:r>
      <w:r w:rsidR="00125218">
        <w:rPr>
          <w:rFonts w:ascii="Times New Roman" w:eastAsia="Times New Roman" w:hAnsi="Times New Roman" w:cs="Times New Roman"/>
        </w:rPr>
        <w:t>[6]</w:t>
      </w:r>
    </w:p>
    <w:p w14:paraId="508E9A9A" w14:textId="4B93CE60" w:rsidR="7BCB3545" w:rsidRPr="00B05663" w:rsidRDefault="04E530CE" w:rsidP="00B05663">
      <w:pPr>
        <w:spacing w:line="360" w:lineRule="auto"/>
        <w:jc w:val="both"/>
        <w:rPr>
          <w:rFonts w:ascii="Times New Roman" w:eastAsia="SimSun" w:hAnsi="Times New Roman" w:cs="Times New Roman"/>
          <w:b/>
          <w:bCs/>
          <w:sz w:val="24"/>
          <w:szCs w:val="24"/>
          <w:lang w:val="en-US" w:eastAsia="en-US" w:bidi="en-US"/>
        </w:rPr>
      </w:pPr>
      <w:bookmarkStart w:id="35" w:name="_Toc177135301"/>
      <w:r w:rsidRPr="54185804">
        <w:rPr>
          <w:rStyle w:val="Heading3Char"/>
        </w:rPr>
        <w:t>2.</w:t>
      </w:r>
      <w:r w:rsidR="2A06A27C" w:rsidRPr="54185804">
        <w:rPr>
          <w:rStyle w:val="Heading3Char"/>
        </w:rPr>
        <w:t>4</w:t>
      </w:r>
      <w:r w:rsidRPr="54185804">
        <w:rPr>
          <w:rStyle w:val="Heading3Char"/>
        </w:rPr>
        <w:t>.2</w:t>
      </w:r>
      <w:bookmarkEnd w:id="35"/>
      <w:r w:rsidR="7BCB3545">
        <w:tab/>
      </w:r>
      <w:r w:rsidRPr="54185804">
        <w:rPr>
          <w:rStyle w:val="Heading3Char"/>
        </w:rPr>
        <w:t>Strengths and Weakness</w:t>
      </w:r>
      <w:r w:rsidRPr="54185804">
        <w:rPr>
          <w:rFonts w:ascii="Times New Roman" w:eastAsia="SimSun" w:hAnsi="Times New Roman" w:cs="Times New Roman"/>
          <w:b/>
          <w:bCs/>
          <w:sz w:val="24"/>
          <w:szCs w:val="24"/>
          <w:lang w:eastAsia="en-US" w:bidi="en-US"/>
        </w:rPr>
        <w:t xml:space="preserve"> </w:t>
      </w:r>
      <w:r w:rsidRPr="54185804">
        <w:rPr>
          <w:rFonts w:ascii="Times New Roman" w:eastAsia="SimSun" w:hAnsi="Times New Roman" w:cs="Times New Roman"/>
          <w:b/>
          <w:bCs/>
          <w:sz w:val="24"/>
          <w:szCs w:val="24"/>
          <w:lang w:val="en-US" w:eastAsia="en-US" w:bidi="en-US"/>
        </w:rPr>
        <w:t>(By: Lem Wai Ping)</w:t>
      </w:r>
    </w:p>
    <w:p w14:paraId="194B394E" w14:textId="74B742A8" w:rsidR="7BCB3545" w:rsidRPr="00B05663" w:rsidRDefault="00B608CC" w:rsidP="00B0566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7BCB3545" w:rsidRPr="00B05663">
        <w:rPr>
          <w:rFonts w:ascii="Times New Roman" w:hAnsi="Times New Roman" w:cs="Times New Roman"/>
          <w:sz w:val="24"/>
          <w:szCs w:val="24"/>
        </w:rPr>
        <w:t>For traffic sign detection</w:t>
      </w:r>
      <w:r>
        <w:rPr>
          <w:rFonts w:ascii="Times New Roman" w:hAnsi="Times New Roman" w:cs="Times New Roman"/>
          <w:sz w:val="24"/>
          <w:szCs w:val="24"/>
        </w:rPr>
        <w:t xml:space="preserve"> [6]</w:t>
      </w:r>
      <w:r w:rsidR="7BCB3545" w:rsidRPr="00B05663">
        <w:rPr>
          <w:rFonts w:ascii="Times New Roman" w:hAnsi="Times New Roman" w:cs="Times New Roman"/>
          <w:sz w:val="24"/>
          <w:szCs w:val="24"/>
        </w:rPr>
        <w:t xml:space="preserve">, under color-based detection, although RGB Space has low computation cost, can process color information, and can perform morphological operations when dealing with noise, it still faces potential challenges such as color fading and weather conditions. While HSI and HSV color spaces can handle illumination conditions as they can separate achromatic and chromatic components with high accuracy when detecting traffic </w:t>
      </w:r>
      <w:r w:rsidR="724C85EC" w:rsidRPr="00B05663">
        <w:rPr>
          <w:rFonts w:ascii="Times New Roman" w:hAnsi="Times New Roman" w:cs="Times New Roman"/>
          <w:sz w:val="24"/>
          <w:szCs w:val="24"/>
        </w:rPr>
        <w:t>signs,</w:t>
      </w:r>
      <w:r w:rsidR="7BCB3545" w:rsidRPr="00B05663">
        <w:rPr>
          <w:rFonts w:ascii="Times New Roman" w:hAnsi="Times New Roman" w:cs="Times New Roman"/>
          <w:sz w:val="24"/>
          <w:szCs w:val="24"/>
        </w:rPr>
        <w:t xml:space="preserve"> they still have weaknesses such as high computational cost and limitations with noise after image segmentation is done. For </w:t>
      </w:r>
      <w:proofErr w:type="spellStart"/>
      <w:r w:rsidR="7BCB3545" w:rsidRPr="00B05663">
        <w:rPr>
          <w:rFonts w:ascii="Times New Roman" w:hAnsi="Times New Roman" w:cs="Times New Roman"/>
          <w:sz w:val="24"/>
          <w:szCs w:val="24"/>
        </w:rPr>
        <w:t>YCbCr</w:t>
      </w:r>
      <w:proofErr w:type="spellEnd"/>
      <w:r w:rsidR="7BCB3545" w:rsidRPr="00B05663">
        <w:rPr>
          <w:rFonts w:ascii="Times New Roman" w:hAnsi="Times New Roman" w:cs="Times New Roman"/>
          <w:sz w:val="24"/>
          <w:szCs w:val="24"/>
        </w:rPr>
        <w:t xml:space="preserve"> </w:t>
      </w:r>
      <w:proofErr w:type="spellStart"/>
      <w:r w:rsidR="7BCB3545" w:rsidRPr="00B05663">
        <w:rPr>
          <w:rFonts w:ascii="Times New Roman" w:hAnsi="Times New Roman" w:cs="Times New Roman"/>
          <w:sz w:val="24"/>
          <w:szCs w:val="24"/>
        </w:rPr>
        <w:t>color</w:t>
      </w:r>
      <w:proofErr w:type="spellEnd"/>
      <w:r w:rsidR="7BCB3545" w:rsidRPr="00B05663">
        <w:rPr>
          <w:rFonts w:ascii="Times New Roman" w:hAnsi="Times New Roman" w:cs="Times New Roman"/>
          <w:sz w:val="24"/>
          <w:szCs w:val="24"/>
        </w:rPr>
        <w:t xml:space="preserve"> space, it is efficient when dealing with traffic sign segmentation in dynamic thresholding; it helps to improve detection.</w:t>
      </w:r>
    </w:p>
    <w:p w14:paraId="30207E0D" w14:textId="4EFB13EA" w:rsidR="7BCB3545" w:rsidRPr="00B05663" w:rsidRDefault="7BCB3545" w:rsidP="00B05663">
      <w:pPr>
        <w:spacing w:line="360" w:lineRule="auto"/>
        <w:ind w:firstLine="720"/>
        <w:jc w:val="both"/>
        <w:rPr>
          <w:rFonts w:ascii="Times New Roman" w:hAnsi="Times New Roman" w:cs="Times New Roman"/>
          <w:sz w:val="24"/>
          <w:szCs w:val="24"/>
        </w:rPr>
      </w:pPr>
      <w:r w:rsidRPr="1DA7B8C8">
        <w:rPr>
          <w:rFonts w:ascii="Times New Roman" w:hAnsi="Times New Roman" w:cs="Times New Roman"/>
          <w:sz w:val="24"/>
          <w:szCs w:val="24"/>
        </w:rPr>
        <w:t>For shape-based detection</w:t>
      </w:r>
      <w:r w:rsidR="00B608CC">
        <w:rPr>
          <w:rFonts w:ascii="Times New Roman" w:hAnsi="Times New Roman" w:cs="Times New Roman"/>
          <w:sz w:val="24"/>
          <w:szCs w:val="24"/>
        </w:rPr>
        <w:t xml:space="preserve"> [6]</w:t>
      </w:r>
      <w:r w:rsidRPr="1DA7B8C8">
        <w:rPr>
          <w:rFonts w:ascii="Times New Roman" w:hAnsi="Times New Roman" w:cs="Times New Roman"/>
          <w:sz w:val="24"/>
          <w:szCs w:val="24"/>
        </w:rPr>
        <w:t xml:space="preserve">, Hough Transform only has high accuracy for detecting circles and triangles but comes with a high computation cost. Radial Symmetry Image is effective for detecting circular shapes but struggles with distorted </w:t>
      </w:r>
      <w:r w:rsidR="05F8D0BF" w:rsidRPr="1DA7B8C8">
        <w:rPr>
          <w:rFonts w:ascii="Times New Roman" w:hAnsi="Times New Roman" w:cs="Times New Roman"/>
          <w:sz w:val="24"/>
          <w:szCs w:val="24"/>
        </w:rPr>
        <w:t>shapes.</w:t>
      </w:r>
    </w:p>
    <w:p w14:paraId="064C7AB3" w14:textId="60B80EBD" w:rsidR="7BCB3545" w:rsidRPr="00B05663" w:rsidRDefault="7BCB3545" w:rsidP="00B05663">
      <w:pPr>
        <w:spacing w:line="360" w:lineRule="auto"/>
        <w:ind w:firstLine="720"/>
        <w:jc w:val="both"/>
        <w:rPr>
          <w:rFonts w:ascii="Times New Roman" w:hAnsi="Times New Roman" w:cs="Times New Roman"/>
          <w:sz w:val="24"/>
          <w:szCs w:val="24"/>
        </w:rPr>
      </w:pPr>
      <w:r w:rsidRPr="00B05663">
        <w:rPr>
          <w:rFonts w:ascii="Times New Roman" w:hAnsi="Times New Roman" w:cs="Times New Roman"/>
          <w:sz w:val="24"/>
          <w:szCs w:val="24"/>
        </w:rPr>
        <w:t>Other than color and shape-based detection</w:t>
      </w:r>
      <w:r w:rsidR="00B608CC">
        <w:rPr>
          <w:rFonts w:ascii="Times New Roman" w:hAnsi="Times New Roman" w:cs="Times New Roman"/>
          <w:sz w:val="24"/>
          <w:szCs w:val="24"/>
        </w:rPr>
        <w:t xml:space="preserve"> [6]</w:t>
      </w:r>
      <w:r w:rsidRPr="00B05663">
        <w:rPr>
          <w:rFonts w:ascii="Times New Roman" w:hAnsi="Times New Roman" w:cs="Times New Roman"/>
          <w:sz w:val="24"/>
          <w:szCs w:val="24"/>
        </w:rPr>
        <w:t xml:space="preserve">, combined detection of color and shape-based methods also shows effective edge approximation, even though it has some distortions when using the DP </w:t>
      </w:r>
      <w:r w:rsidR="0E251950" w:rsidRPr="00B05663">
        <w:rPr>
          <w:rFonts w:ascii="Times New Roman" w:hAnsi="Times New Roman" w:cs="Times New Roman"/>
          <w:sz w:val="24"/>
          <w:szCs w:val="24"/>
        </w:rPr>
        <w:t>Algorithm.</w:t>
      </w:r>
      <w:r w:rsidRPr="00B05663">
        <w:rPr>
          <w:rFonts w:ascii="Times New Roman" w:hAnsi="Times New Roman" w:cs="Times New Roman"/>
          <w:sz w:val="24"/>
          <w:szCs w:val="24"/>
        </w:rPr>
        <w:t xml:space="preserve"> Moreover, combined detection also provides multiple methods for detection using color segmentation and feature </w:t>
      </w:r>
      <w:r w:rsidR="4613641A" w:rsidRPr="00B05663">
        <w:rPr>
          <w:rFonts w:ascii="Times New Roman" w:hAnsi="Times New Roman" w:cs="Times New Roman"/>
          <w:sz w:val="24"/>
          <w:szCs w:val="24"/>
        </w:rPr>
        <w:t>analysis,</w:t>
      </w:r>
      <w:r w:rsidRPr="00B05663">
        <w:rPr>
          <w:rFonts w:ascii="Times New Roman" w:hAnsi="Times New Roman" w:cs="Times New Roman"/>
          <w:sz w:val="24"/>
          <w:szCs w:val="24"/>
        </w:rPr>
        <w:t xml:space="preserve"> but it also has some limitations with changes in image sizes and the shape of traffic signs.</w:t>
      </w:r>
    </w:p>
    <w:p w14:paraId="25DD6892" w14:textId="4F7154AB" w:rsidR="7BCB3545" w:rsidRPr="00B05663" w:rsidRDefault="7BCB3545" w:rsidP="00B05663">
      <w:pPr>
        <w:spacing w:line="360" w:lineRule="auto"/>
        <w:ind w:firstLine="720"/>
        <w:jc w:val="both"/>
        <w:rPr>
          <w:rFonts w:ascii="Times New Roman" w:hAnsi="Times New Roman" w:cs="Times New Roman"/>
          <w:sz w:val="24"/>
          <w:szCs w:val="24"/>
        </w:rPr>
      </w:pPr>
      <w:r w:rsidRPr="00B05663">
        <w:rPr>
          <w:rFonts w:ascii="Times New Roman" w:hAnsi="Times New Roman" w:cs="Times New Roman"/>
          <w:sz w:val="24"/>
          <w:szCs w:val="24"/>
        </w:rPr>
        <w:t>For other approaches like MSERs, it can handle low weather factors and can retain shapes in good condition even after multiple thresholding levels, although it can be computationally intensive. While the color probability map works well with SVM for classifications, it has high computational cost and performance may drop when handling a more complex color variation model</w:t>
      </w:r>
      <w:r w:rsidR="00B608CC">
        <w:rPr>
          <w:rFonts w:ascii="Times New Roman" w:hAnsi="Times New Roman" w:cs="Times New Roman"/>
          <w:sz w:val="24"/>
          <w:szCs w:val="24"/>
        </w:rPr>
        <w:t xml:space="preserve"> [6]</w:t>
      </w:r>
      <w:r w:rsidRPr="00B05663">
        <w:rPr>
          <w:rFonts w:ascii="Times New Roman" w:hAnsi="Times New Roman" w:cs="Times New Roman"/>
          <w:sz w:val="24"/>
          <w:szCs w:val="24"/>
        </w:rPr>
        <w:t>.</w:t>
      </w:r>
    </w:p>
    <w:p w14:paraId="1C536AE0" w14:textId="31C0CDE8" w:rsidR="7BCB3545" w:rsidRPr="00B05663" w:rsidRDefault="7BCB3545" w:rsidP="00B05663">
      <w:pPr>
        <w:spacing w:line="360" w:lineRule="auto"/>
        <w:ind w:firstLine="720"/>
        <w:jc w:val="both"/>
        <w:rPr>
          <w:rFonts w:ascii="Times New Roman" w:hAnsi="Times New Roman" w:cs="Times New Roman"/>
          <w:sz w:val="24"/>
          <w:szCs w:val="24"/>
        </w:rPr>
      </w:pPr>
      <w:r w:rsidRPr="00B05663">
        <w:rPr>
          <w:rFonts w:ascii="Times New Roman" w:hAnsi="Times New Roman" w:cs="Times New Roman"/>
          <w:sz w:val="24"/>
          <w:szCs w:val="24"/>
        </w:rPr>
        <w:t xml:space="preserve">The Template-Based Method is effective when needing to find a specific shape but is expensive due to distance transformation and template </w:t>
      </w:r>
      <w:r w:rsidR="185DEB38" w:rsidRPr="00B05663">
        <w:rPr>
          <w:rFonts w:ascii="Times New Roman" w:hAnsi="Times New Roman" w:cs="Times New Roman"/>
          <w:sz w:val="24"/>
          <w:szCs w:val="24"/>
        </w:rPr>
        <w:t>matching.</w:t>
      </w:r>
      <w:r w:rsidRPr="00B05663">
        <w:rPr>
          <w:rFonts w:ascii="Times New Roman" w:hAnsi="Times New Roman" w:cs="Times New Roman"/>
          <w:sz w:val="24"/>
          <w:szCs w:val="24"/>
        </w:rPr>
        <w:t xml:space="preserve"> BRISK is faster than SURF and provides rotation and scale invariance, but it has low accuracy when dealing with complex scenes because it is a binary descriptor. SURF offers higher accuracy and better feature description compared to BRISK but is slower, which might </w:t>
      </w:r>
      <w:r w:rsidRPr="00B05663">
        <w:rPr>
          <w:rFonts w:ascii="Times New Roman" w:hAnsi="Times New Roman" w:cs="Times New Roman"/>
          <w:sz w:val="24"/>
          <w:szCs w:val="24"/>
        </w:rPr>
        <w:lastRenderedPageBreak/>
        <w:t xml:space="preserve">impact real-time processing applications. For Template Matching with </w:t>
      </w:r>
      <w:r w:rsidR="4BC936A3" w:rsidRPr="00B05663">
        <w:rPr>
          <w:rFonts w:ascii="Times New Roman" w:hAnsi="Times New Roman" w:cs="Times New Roman"/>
          <w:sz w:val="24"/>
          <w:szCs w:val="24"/>
        </w:rPr>
        <w:t>NCC,</w:t>
      </w:r>
      <w:r w:rsidRPr="00B05663">
        <w:rPr>
          <w:rFonts w:ascii="Times New Roman" w:hAnsi="Times New Roman" w:cs="Times New Roman"/>
          <w:sz w:val="24"/>
          <w:szCs w:val="24"/>
        </w:rPr>
        <w:t xml:space="preserve"> it is simple to implement but has less adaptability to the robustness of traffic sign types</w:t>
      </w:r>
      <w:r w:rsidR="00B608CC">
        <w:rPr>
          <w:rFonts w:ascii="Times New Roman" w:hAnsi="Times New Roman" w:cs="Times New Roman"/>
          <w:sz w:val="24"/>
          <w:szCs w:val="24"/>
        </w:rPr>
        <w:t xml:space="preserve"> [6]</w:t>
      </w:r>
      <w:r w:rsidRPr="00B05663">
        <w:rPr>
          <w:rFonts w:ascii="Times New Roman" w:hAnsi="Times New Roman" w:cs="Times New Roman"/>
          <w:sz w:val="24"/>
          <w:szCs w:val="24"/>
        </w:rPr>
        <w:t>.</w:t>
      </w:r>
    </w:p>
    <w:p w14:paraId="047DA0DE" w14:textId="5345110E" w:rsidR="7BCB3545" w:rsidRPr="00B05663" w:rsidRDefault="7BCB3545" w:rsidP="00B05663">
      <w:pPr>
        <w:spacing w:line="360" w:lineRule="auto"/>
        <w:ind w:firstLine="720"/>
        <w:jc w:val="both"/>
        <w:rPr>
          <w:rFonts w:ascii="Times New Roman" w:hAnsi="Times New Roman" w:cs="Times New Roman"/>
          <w:sz w:val="24"/>
          <w:szCs w:val="24"/>
        </w:rPr>
      </w:pPr>
      <w:r w:rsidRPr="00B05663">
        <w:rPr>
          <w:rFonts w:ascii="Times New Roman" w:hAnsi="Times New Roman" w:cs="Times New Roman"/>
          <w:sz w:val="24"/>
          <w:szCs w:val="24"/>
        </w:rPr>
        <w:t>For machine learning techniques, CNN and ANN have high accuracy and high learning capabilities but still have high complexity in computation. The next technique is GA, which does not require training phases and can handle weather condition factors effectively, but it still needs careful image comparison. SVM with Zernike Moments and HOG Features, on the other hand, combines well with traditional features but the performance will be affected when increasing the computation time. Lastly, Hu Moments and LBP features offer a trade-off between accuracy and computational simplicity but have weaknesses like limitations when image size changes or grayscale variation</w:t>
      </w:r>
      <w:r w:rsidR="00B608CC">
        <w:rPr>
          <w:rFonts w:ascii="Times New Roman" w:hAnsi="Times New Roman" w:cs="Times New Roman"/>
          <w:sz w:val="24"/>
          <w:szCs w:val="24"/>
        </w:rPr>
        <w:t xml:space="preserve"> [6]</w:t>
      </w:r>
      <w:r w:rsidRPr="00B05663">
        <w:rPr>
          <w:rFonts w:ascii="Times New Roman" w:hAnsi="Times New Roman" w:cs="Times New Roman"/>
          <w:sz w:val="24"/>
          <w:szCs w:val="24"/>
        </w:rPr>
        <w:t>.</w:t>
      </w:r>
    </w:p>
    <w:p w14:paraId="61359C79" w14:textId="41B9A9A0" w:rsidR="519C665E" w:rsidRDefault="519C665E" w:rsidP="1DA7B8C8">
      <w:pPr>
        <w:spacing w:line="360" w:lineRule="auto"/>
        <w:ind w:firstLine="720"/>
        <w:jc w:val="both"/>
        <w:rPr>
          <w:rFonts w:ascii="Times New Roman" w:eastAsia="Times New Roman" w:hAnsi="Times New Roman" w:cs="Times New Roman"/>
        </w:rPr>
      </w:pPr>
    </w:p>
    <w:p w14:paraId="0DC74F87" w14:textId="00E4EF00" w:rsidR="519C665E" w:rsidRDefault="519C665E" w:rsidP="519C665E">
      <w:pPr>
        <w:spacing w:line="360" w:lineRule="auto"/>
        <w:ind w:firstLine="720"/>
        <w:jc w:val="both"/>
        <w:rPr>
          <w:rFonts w:ascii="Times New Roman" w:hAnsi="Times New Roman" w:cs="Times New Roman"/>
        </w:rPr>
      </w:pPr>
    </w:p>
    <w:p w14:paraId="5BEFC67D" w14:textId="55B74B46" w:rsidR="519C665E" w:rsidRDefault="519C665E" w:rsidP="519C665E">
      <w:pPr>
        <w:spacing w:line="360" w:lineRule="auto"/>
        <w:ind w:firstLine="720"/>
        <w:jc w:val="both"/>
        <w:rPr>
          <w:rFonts w:ascii="Times New Roman" w:hAnsi="Times New Roman" w:cs="Times New Roman"/>
        </w:rPr>
      </w:pPr>
    </w:p>
    <w:p w14:paraId="3492EC93" w14:textId="09C24E27" w:rsidR="519C665E" w:rsidRDefault="519C665E" w:rsidP="519C665E">
      <w:pPr>
        <w:spacing w:line="360" w:lineRule="auto"/>
        <w:ind w:firstLine="720"/>
        <w:jc w:val="both"/>
        <w:rPr>
          <w:rFonts w:ascii="Times New Roman" w:hAnsi="Times New Roman" w:cs="Times New Roman"/>
        </w:rPr>
      </w:pPr>
    </w:p>
    <w:p w14:paraId="5F0077C9" w14:textId="049BBFE0" w:rsidR="519C665E" w:rsidRDefault="519C665E" w:rsidP="519C665E">
      <w:pPr>
        <w:spacing w:line="360" w:lineRule="auto"/>
        <w:ind w:firstLine="720"/>
        <w:jc w:val="both"/>
        <w:rPr>
          <w:rFonts w:ascii="Times New Roman" w:hAnsi="Times New Roman" w:cs="Times New Roman"/>
        </w:rPr>
      </w:pPr>
    </w:p>
    <w:p w14:paraId="3E668109" w14:textId="406261CB" w:rsidR="519C665E" w:rsidRDefault="519C665E" w:rsidP="519C665E">
      <w:pPr>
        <w:spacing w:line="360" w:lineRule="auto"/>
        <w:ind w:firstLine="720"/>
        <w:jc w:val="both"/>
        <w:rPr>
          <w:rFonts w:ascii="Times New Roman" w:hAnsi="Times New Roman" w:cs="Times New Roman"/>
        </w:rPr>
      </w:pPr>
    </w:p>
    <w:p w14:paraId="47576E3F" w14:textId="75125DDF" w:rsidR="519C665E" w:rsidRDefault="519C665E" w:rsidP="519C665E">
      <w:pPr>
        <w:spacing w:line="360" w:lineRule="auto"/>
        <w:ind w:firstLine="720"/>
        <w:jc w:val="both"/>
        <w:rPr>
          <w:rFonts w:ascii="Times New Roman" w:hAnsi="Times New Roman" w:cs="Times New Roman"/>
        </w:rPr>
      </w:pPr>
    </w:p>
    <w:p w14:paraId="01E670EC" w14:textId="77777777" w:rsidR="0040328E" w:rsidRDefault="0040328E" w:rsidP="519C665E">
      <w:pPr>
        <w:spacing w:line="360" w:lineRule="auto"/>
        <w:ind w:firstLine="720"/>
        <w:jc w:val="both"/>
        <w:rPr>
          <w:rFonts w:ascii="Times New Roman" w:hAnsi="Times New Roman" w:cs="Times New Roman"/>
        </w:rPr>
      </w:pPr>
    </w:p>
    <w:p w14:paraId="4E61CABB" w14:textId="77777777" w:rsidR="0040328E" w:rsidRDefault="0040328E" w:rsidP="519C665E">
      <w:pPr>
        <w:spacing w:line="360" w:lineRule="auto"/>
        <w:ind w:firstLine="720"/>
        <w:jc w:val="both"/>
        <w:rPr>
          <w:rFonts w:ascii="Times New Roman" w:hAnsi="Times New Roman" w:cs="Times New Roman"/>
        </w:rPr>
      </w:pPr>
    </w:p>
    <w:p w14:paraId="7D8BD321" w14:textId="77777777" w:rsidR="0040328E" w:rsidRDefault="0040328E" w:rsidP="519C665E">
      <w:pPr>
        <w:spacing w:line="360" w:lineRule="auto"/>
        <w:ind w:firstLine="720"/>
        <w:jc w:val="both"/>
        <w:rPr>
          <w:rFonts w:ascii="Times New Roman" w:hAnsi="Times New Roman" w:cs="Times New Roman"/>
        </w:rPr>
      </w:pPr>
    </w:p>
    <w:p w14:paraId="531AD54F" w14:textId="77777777" w:rsidR="0040328E" w:rsidRDefault="0040328E" w:rsidP="519C665E">
      <w:pPr>
        <w:spacing w:line="360" w:lineRule="auto"/>
        <w:ind w:firstLine="720"/>
        <w:jc w:val="both"/>
        <w:rPr>
          <w:rFonts w:ascii="Times New Roman" w:hAnsi="Times New Roman" w:cs="Times New Roman"/>
        </w:rPr>
      </w:pPr>
    </w:p>
    <w:p w14:paraId="17FEA7A2" w14:textId="77777777" w:rsidR="0040328E" w:rsidRDefault="0040328E" w:rsidP="519C665E">
      <w:pPr>
        <w:spacing w:line="360" w:lineRule="auto"/>
        <w:ind w:firstLine="720"/>
        <w:jc w:val="both"/>
        <w:rPr>
          <w:rFonts w:ascii="Times New Roman" w:hAnsi="Times New Roman" w:cs="Times New Roman"/>
        </w:rPr>
      </w:pPr>
    </w:p>
    <w:p w14:paraId="69D9EB67" w14:textId="77777777" w:rsidR="0040328E" w:rsidRDefault="0040328E" w:rsidP="519C665E">
      <w:pPr>
        <w:spacing w:line="360" w:lineRule="auto"/>
        <w:ind w:firstLine="720"/>
        <w:jc w:val="both"/>
        <w:rPr>
          <w:rFonts w:ascii="Times New Roman" w:hAnsi="Times New Roman" w:cs="Times New Roman"/>
        </w:rPr>
      </w:pPr>
    </w:p>
    <w:p w14:paraId="0051FE06" w14:textId="77777777" w:rsidR="0040328E" w:rsidRDefault="0040328E" w:rsidP="519C665E">
      <w:pPr>
        <w:spacing w:line="360" w:lineRule="auto"/>
        <w:ind w:firstLine="720"/>
        <w:jc w:val="both"/>
        <w:rPr>
          <w:rFonts w:ascii="Times New Roman" w:hAnsi="Times New Roman" w:cs="Times New Roman"/>
        </w:rPr>
      </w:pPr>
    </w:p>
    <w:p w14:paraId="5F8ED5FE" w14:textId="77777777" w:rsidR="0040328E" w:rsidRDefault="0040328E" w:rsidP="519C665E">
      <w:pPr>
        <w:spacing w:line="360" w:lineRule="auto"/>
        <w:ind w:firstLine="720"/>
        <w:jc w:val="both"/>
        <w:rPr>
          <w:rFonts w:ascii="Times New Roman" w:hAnsi="Times New Roman" w:cs="Times New Roman"/>
        </w:rPr>
      </w:pPr>
    </w:p>
    <w:p w14:paraId="09333DE2" w14:textId="2578FB90" w:rsidR="519C665E" w:rsidRDefault="519C665E" w:rsidP="519C665E">
      <w:pPr>
        <w:spacing w:line="360" w:lineRule="auto"/>
        <w:ind w:firstLine="720"/>
        <w:jc w:val="both"/>
        <w:rPr>
          <w:rFonts w:ascii="Times New Roman" w:hAnsi="Times New Roman" w:cs="Times New Roman"/>
        </w:rPr>
      </w:pPr>
    </w:p>
    <w:p w14:paraId="61082819" w14:textId="04E57B1D" w:rsidR="519C665E" w:rsidRDefault="519C665E" w:rsidP="519C665E">
      <w:pPr>
        <w:spacing w:line="360" w:lineRule="auto"/>
        <w:ind w:firstLine="720"/>
        <w:jc w:val="both"/>
        <w:rPr>
          <w:rFonts w:ascii="Times New Roman" w:hAnsi="Times New Roman" w:cs="Times New Roman"/>
        </w:rPr>
      </w:pPr>
    </w:p>
    <w:p w14:paraId="3DDD70C3" w14:textId="77777777" w:rsidR="00B05663" w:rsidRDefault="00B05663" w:rsidP="4D05434A">
      <w:pPr>
        <w:spacing w:line="360" w:lineRule="auto"/>
        <w:jc w:val="both"/>
        <w:rPr>
          <w:rFonts w:ascii="Times New Roman" w:hAnsi="Times New Roman" w:cs="Times New Roman"/>
          <w:sz w:val="24"/>
          <w:szCs w:val="24"/>
        </w:rPr>
      </w:pPr>
    </w:p>
    <w:p w14:paraId="02FF0F3E" w14:textId="4DFF69A5" w:rsidR="00B05663" w:rsidRPr="00B05663" w:rsidRDefault="2A1ACBF8" w:rsidP="0040328E">
      <w:pPr>
        <w:pStyle w:val="Heading2"/>
      </w:pPr>
      <w:bookmarkStart w:id="36" w:name="_Toc177135302"/>
      <w:r>
        <w:t xml:space="preserve">2.5 </w:t>
      </w:r>
      <w:r w:rsidR="00B05663">
        <w:tab/>
      </w:r>
      <w:r>
        <w:t>Literature Review 5</w:t>
      </w:r>
      <w:bookmarkEnd w:id="36"/>
    </w:p>
    <w:p w14:paraId="4093E130" w14:textId="77777777" w:rsidR="00B05663" w:rsidRPr="00B05663" w:rsidRDefault="64605631" w:rsidP="0040328E">
      <w:pPr>
        <w:pStyle w:val="Heading3"/>
      </w:pPr>
      <w:bookmarkStart w:id="37" w:name="_Toc177135303"/>
      <w:r>
        <w:t>2.5</w:t>
      </w:r>
      <w:r w:rsidR="2A1ACBF8">
        <w:t>.1</w:t>
      </w:r>
      <w:r>
        <w:t xml:space="preserve"> Traffic Sign Classification using K-d tress and Random Forests</w:t>
      </w:r>
      <w:bookmarkEnd w:id="37"/>
      <w:r w:rsidR="6F7FC08A">
        <w:t xml:space="preserve"> </w:t>
      </w:r>
    </w:p>
    <w:p w14:paraId="54FDCBF8" w14:textId="77777777" w:rsidR="00B608CC" w:rsidRDefault="00B608CC" w:rsidP="00B05663">
      <w:pPr>
        <w:spacing w:line="360" w:lineRule="auto"/>
        <w:ind w:firstLine="720"/>
        <w:jc w:val="both"/>
        <w:rPr>
          <w:rFonts w:ascii="Times New Roman" w:eastAsia="Times New Roman" w:hAnsi="Times New Roman" w:cs="Times New Roman"/>
          <w:b/>
          <w:bCs/>
          <w:sz w:val="24"/>
          <w:szCs w:val="24"/>
        </w:rPr>
      </w:pPr>
    </w:p>
    <w:p w14:paraId="623C9B57" w14:textId="77E2DB23" w:rsidR="05EA160C" w:rsidRPr="00B05663" w:rsidRDefault="05EA160C" w:rsidP="00B05663">
      <w:pPr>
        <w:spacing w:line="360" w:lineRule="auto"/>
        <w:ind w:firstLine="720"/>
        <w:jc w:val="both"/>
        <w:rPr>
          <w:rFonts w:ascii="Times New Roman" w:hAnsi="Times New Roman" w:cs="Times New Roman"/>
          <w:sz w:val="24"/>
          <w:szCs w:val="24"/>
        </w:rPr>
      </w:pPr>
      <w:r w:rsidRPr="00B05663">
        <w:rPr>
          <w:rFonts w:ascii="Times New Roman" w:eastAsia="Times New Roman" w:hAnsi="Times New Roman" w:cs="Times New Roman"/>
          <w:sz w:val="24"/>
          <w:szCs w:val="24"/>
        </w:rPr>
        <w:t>In this paper, the author defined the traffic sign recognition (TSR) as a critical component of the Driver Assistance Systems (DAS) which provides the drivers with essential safety and all the precautionary information. In the previous work, we developed a Histogram of Oriented Gradients (HOG) basely on the Support Vector Machine (SVM) detector mainly to identify the traffic sign candidates in variety and diverse environments. This paper focus on the evaluation of the classification phase by comparing all the performance of the K-d trees and Random Forests using the HOG descriptors along with the Distance Transforms on the images from the German Traffic Sign Benchmark datasets.</w:t>
      </w:r>
      <w:ins w:id="38" w:author="YEO PEI HAN" w:date="2024-09-12T00:59:00Z">
        <w:r w:rsidR="00C54066">
          <w:rPr>
            <w:rFonts w:ascii="Times New Roman" w:eastAsia="Times New Roman" w:hAnsi="Times New Roman" w:cs="Times New Roman"/>
            <w:sz w:val="24"/>
            <w:szCs w:val="24"/>
          </w:rPr>
          <w:t>[10]</w:t>
        </w:r>
      </w:ins>
    </w:p>
    <w:p w14:paraId="76B75B79" w14:textId="5D68EC69" w:rsidR="106D0C55" w:rsidRPr="00B05663" w:rsidRDefault="106D0C55" w:rsidP="00B05663">
      <w:pPr>
        <w:spacing w:line="360" w:lineRule="auto"/>
        <w:jc w:val="center"/>
        <w:rPr>
          <w:rFonts w:ascii="Times New Roman" w:eastAsia="Times New Roman" w:hAnsi="Times New Roman" w:cs="Times New Roman"/>
          <w:sz w:val="24"/>
          <w:szCs w:val="24"/>
        </w:rPr>
      </w:pPr>
      <w:r w:rsidRPr="00B05663">
        <w:rPr>
          <w:rFonts w:ascii="Times New Roman" w:hAnsi="Times New Roman" w:cs="Times New Roman"/>
          <w:noProof/>
          <w:sz w:val="24"/>
          <w:szCs w:val="24"/>
        </w:rPr>
        <w:drawing>
          <wp:inline distT="0" distB="0" distL="0" distR="0" wp14:anchorId="4834323A" wp14:editId="3931FE50">
            <wp:extent cx="2400508" cy="2552921"/>
            <wp:effectExtent l="0" t="0" r="0" b="0"/>
            <wp:docPr id="1190375412" name="Picture 119037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400508" cy="2552921"/>
                    </a:xfrm>
                    <a:prstGeom prst="rect">
                      <a:avLst/>
                    </a:prstGeom>
                  </pic:spPr>
                </pic:pic>
              </a:graphicData>
            </a:graphic>
          </wp:inline>
        </w:drawing>
      </w:r>
    </w:p>
    <w:p w14:paraId="13C2BCE2" w14:textId="0A455BAE" w:rsidR="106D0C55" w:rsidRPr="00B05663" w:rsidRDefault="106D0C55" w:rsidP="00B05663">
      <w:pPr>
        <w:spacing w:line="360" w:lineRule="auto"/>
        <w:jc w:val="center"/>
        <w:rPr>
          <w:rFonts w:ascii="Times New Roman" w:eastAsia="Times New Roman" w:hAnsi="Times New Roman" w:cs="Times New Roman"/>
          <w:i/>
          <w:iCs/>
          <w:sz w:val="24"/>
          <w:szCs w:val="24"/>
        </w:rPr>
      </w:pPr>
      <w:r w:rsidRPr="00B05663">
        <w:rPr>
          <w:rFonts w:ascii="Times New Roman" w:eastAsia="Times New Roman" w:hAnsi="Times New Roman" w:cs="Times New Roman"/>
          <w:i/>
          <w:iCs/>
          <w:sz w:val="24"/>
          <w:szCs w:val="24"/>
        </w:rPr>
        <w:t xml:space="preserve">Figure </w:t>
      </w:r>
      <w:r w:rsidR="00B05663" w:rsidRPr="00B05663">
        <w:rPr>
          <w:rFonts w:ascii="Times New Roman" w:eastAsia="Times New Roman" w:hAnsi="Times New Roman" w:cs="Times New Roman"/>
          <w:i/>
          <w:iCs/>
          <w:sz w:val="24"/>
          <w:szCs w:val="24"/>
        </w:rPr>
        <w:t>2.5.1.1</w:t>
      </w:r>
      <w:r w:rsidRPr="00B05663">
        <w:rPr>
          <w:rFonts w:ascii="Times New Roman" w:eastAsia="Times New Roman" w:hAnsi="Times New Roman" w:cs="Times New Roman"/>
          <w:i/>
          <w:iCs/>
          <w:sz w:val="24"/>
          <w:szCs w:val="24"/>
        </w:rPr>
        <w:t xml:space="preserve"> The </w:t>
      </w:r>
      <w:r w:rsidR="00B05663" w:rsidRPr="00B05663">
        <w:rPr>
          <w:rFonts w:ascii="Times New Roman" w:eastAsia="Times New Roman" w:hAnsi="Times New Roman" w:cs="Times New Roman"/>
          <w:i/>
          <w:iCs/>
          <w:sz w:val="24"/>
          <w:szCs w:val="24"/>
        </w:rPr>
        <w:t>S</w:t>
      </w:r>
      <w:r w:rsidRPr="00B05663">
        <w:rPr>
          <w:rFonts w:ascii="Times New Roman" w:eastAsia="Times New Roman" w:hAnsi="Times New Roman" w:cs="Times New Roman"/>
          <w:i/>
          <w:iCs/>
          <w:sz w:val="24"/>
          <w:szCs w:val="24"/>
        </w:rPr>
        <w:t>tructure of HOG</w:t>
      </w:r>
      <w:r w:rsidR="00125218">
        <w:rPr>
          <w:rFonts w:ascii="Times New Roman" w:eastAsia="Times New Roman" w:hAnsi="Times New Roman" w:cs="Times New Roman"/>
          <w:i/>
          <w:iCs/>
          <w:sz w:val="24"/>
          <w:szCs w:val="24"/>
        </w:rPr>
        <w:t xml:space="preserve"> [10]</w:t>
      </w:r>
    </w:p>
    <w:p w14:paraId="15EC0AEF" w14:textId="01A22686" w:rsidR="05EA160C" w:rsidRPr="00B05663" w:rsidRDefault="05EA160C" w:rsidP="00B05663">
      <w:pPr>
        <w:spacing w:line="360" w:lineRule="auto"/>
        <w:jc w:val="both"/>
        <w:rPr>
          <w:rFonts w:ascii="Times New Roman" w:hAnsi="Times New Roman" w:cs="Times New Roman"/>
          <w:sz w:val="24"/>
          <w:szCs w:val="24"/>
        </w:rPr>
      </w:pPr>
      <w:r w:rsidRPr="00B05663">
        <w:rPr>
          <w:rFonts w:ascii="Times New Roman" w:eastAsia="Times New Roman" w:hAnsi="Times New Roman" w:cs="Times New Roman"/>
          <w:sz w:val="24"/>
          <w:szCs w:val="24"/>
        </w:rPr>
        <w:t xml:space="preserve"> </w:t>
      </w:r>
    </w:p>
    <w:p w14:paraId="354B95F4" w14:textId="0432C7FB" w:rsidR="4D05434A" w:rsidDel="00AB1FC6" w:rsidRDefault="05EA160C" w:rsidP="00B05663">
      <w:pPr>
        <w:spacing w:line="360" w:lineRule="auto"/>
        <w:ind w:firstLine="720"/>
        <w:jc w:val="both"/>
        <w:rPr>
          <w:del w:id="39" w:author="YEO PEI HAN" w:date="2024-09-12T00:46:00Z"/>
          <w:rFonts w:ascii="Times New Roman" w:hAnsi="Times New Roman" w:cs="Times New Roman"/>
          <w:sz w:val="24"/>
          <w:szCs w:val="24"/>
        </w:rPr>
      </w:pPr>
      <w:r w:rsidRPr="00B05663">
        <w:rPr>
          <w:rFonts w:ascii="Times New Roman" w:eastAsia="Times New Roman" w:hAnsi="Times New Roman" w:cs="Times New Roman"/>
          <w:sz w:val="24"/>
          <w:szCs w:val="24"/>
        </w:rPr>
        <w:t xml:space="preserve">The traffic signs are illustrated and designed to match with its high visibility and comprehension while utilizing the high contrast, vibrant colours, understandable pictograms and characters. With this standardization, it able to facilitates a nearest-neighbour approach and hence, efficiently implement the usage of the tree structures which are advantageous due to their speed, ease of the construction and the robustness </w:t>
      </w:r>
      <w:r w:rsidRPr="00B05663">
        <w:rPr>
          <w:rFonts w:ascii="Times New Roman" w:eastAsia="Times New Roman" w:hAnsi="Times New Roman" w:cs="Times New Roman"/>
          <w:sz w:val="24"/>
          <w:szCs w:val="24"/>
        </w:rPr>
        <w:lastRenderedPageBreak/>
        <w:t>with the imbalanced datasets as compared to the SVMs and Neutral Networks that require extensive parameter tuning.</w:t>
      </w:r>
    </w:p>
    <w:p w14:paraId="366F900F" w14:textId="77777777" w:rsidR="00B05663" w:rsidRPr="00B05663" w:rsidRDefault="00B05663">
      <w:pPr>
        <w:spacing w:line="360" w:lineRule="auto"/>
        <w:jc w:val="both"/>
        <w:rPr>
          <w:rFonts w:ascii="Times New Roman" w:hAnsi="Times New Roman" w:cs="Times New Roman"/>
          <w:sz w:val="24"/>
          <w:szCs w:val="24"/>
        </w:rPr>
        <w:pPrChange w:id="40" w:author="YEO PEI HAN" w:date="2024-09-12T00:46:00Z">
          <w:pPr>
            <w:spacing w:line="360" w:lineRule="auto"/>
            <w:ind w:firstLine="720"/>
            <w:jc w:val="both"/>
          </w:pPr>
        </w:pPrChange>
      </w:pPr>
    </w:p>
    <w:p w14:paraId="716CB151" w14:textId="1411C002" w:rsidR="519C665E" w:rsidRPr="00B05663" w:rsidRDefault="1791E049" w:rsidP="0040328E">
      <w:pPr>
        <w:pStyle w:val="Heading3"/>
      </w:pPr>
      <w:bookmarkStart w:id="41" w:name="_Toc177135304"/>
      <w:r>
        <w:t>2.5.2 Strength and Weaknesses</w:t>
      </w:r>
      <w:bookmarkEnd w:id="41"/>
    </w:p>
    <w:p w14:paraId="789F0AC3" w14:textId="79D1663F" w:rsidR="5042F65A" w:rsidRPr="00B05663" w:rsidRDefault="5042F65A" w:rsidP="00B05663">
      <w:pPr>
        <w:spacing w:line="360" w:lineRule="auto"/>
        <w:jc w:val="both"/>
        <w:rPr>
          <w:rFonts w:ascii="Times New Roman" w:hAnsi="Times New Roman" w:cs="Times New Roman"/>
          <w:sz w:val="24"/>
          <w:szCs w:val="24"/>
        </w:rPr>
      </w:pPr>
      <w:r w:rsidRPr="00B05663">
        <w:rPr>
          <w:rFonts w:ascii="Times New Roman" w:eastAsia="Times New Roman" w:hAnsi="Times New Roman" w:cs="Times New Roman"/>
          <w:sz w:val="24"/>
          <w:szCs w:val="24"/>
        </w:rPr>
        <w:t>The traffic sign recognition system requires to process an input of the traffic sign image through several stages. It will undergo the pre-processing including the resizing and normalization with then extracted using the Histogram of Oriented Gradients (HOG) and Distance Transforms (DT). The HOG method involves dividing the image into blocks and cells, computing the gradient orientations and all the magnitudes and forming histograms while the DT method which calculates the distance to the nearest nonzero pixel in the binary image. Thus, for the classification, K-d Trees perform a nearest neighbour search and the Random Forests use an ensemble of random trees to determine the traffic sign class.</w:t>
      </w:r>
    </w:p>
    <w:p w14:paraId="27558CB4" w14:textId="00AEB7A8" w:rsidR="18EF5749" w:rsidRPr="00B05663" w:rsidRDefault="18EF5749" w:rsidP="00B05663">
      <w:pPr>
        <w:spacing w:line="360" w:lineRule="auto"/>
        <w:jc w:val="center"/>
        <w:rPr>
          <w:rFonts w:ascii="Times New Roman" w:hAnsi="Times New Roman" w:cs="Times New Roman"/>
          <w:i/>
          <w:iCs/>
          <w:sz w:val="24"/>
          <w:szCs w:val="24"/>
        </w:rPr>
      </w:pPr>
      <w:r w:rsidRPr="00B05663">
        <w:rPr>
          <w:rFonts w:ascii="Times New Roman" w:hAnsi="Times New Roman" w:cs="Times New Roman"/>
          <w:noProof/>
          <w:sz w:val="24"/>
          <w:szCs w:val="24"/>
        </w:rPr>
        <w:drawing>
          <wp:inline distT="0" distB="0" distL="0" distR="0" wp14:anchorId="3685D061" wp14:editId="7AA7D5E3">
            <wp:extent cx="5267324" cy="1543050"/>
            <wp:effectExtent l="0" t="0" r="0" b="0"/>
            <wp:docPr id="881981598" name="Picture 88198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67324" cy="1543050"/>
                    </a:xfrm>
                    <a:prstGeom prst="rect">
                      <a:avLst/>
                    </a:prstGeom>
                  </pic:spPr>
                </pic:pic>
              </a:graphicData>
            </a:graphic>
          </wp:inline>
        </w:drawing>
      </w:r>
      <w:r w:rsidR="00B05663" w:rsidRPr="00B05663">
        <w:rPr>
          <w:rFonts w:ascii="Times New Roman" w:eastAsia="Times New Roman" w:hAnsi="Times New Roman" w:cs="Times New Roman"/>
          <w:sz w:val="24"/>
          <w:szCs w:val="24"/>
        </w:rPr>
        <w:t xml:space="preserve"> </w:t>
      </w:r>
      <w:r w:rsidR="00B05663" w:rsidRPr="00B05663">
        <w:rPr>
          <w:rFonts w:ascii="Times New Roman" w:eastAsia="Times New Roman" w:hAnsi="Times New Roman" w:cs="Times New Roman"/>
          <w:i/>
          <w:iCs/>
          <w:sz w:val="24"/>
          <w:szCs w:val="24"/>
        </w:rPr>
        <w:t xml:space="preserve">Figure 2.5.2.1 </w:t>
      </w:r>
      <w:r w:rsidRPr="00B05663">
        <w:rPr>
          <w:rFonts w:ascii="Times New Roman" w:hAnsi="Times New Roman" w:cs="Times New Roman"/>
          <w:i/>
          <w:iCs/>
          <w:sz w:val="24"/>
          <w:szCs w:val="24"/>
        </w:rPr>
        <w:t xml:space="preserve">Confusion Matrix of Speed Limits Using HOG and </w:t>
      </w:r>
      <w:r w:rsidR="05F9BDF5" w:rsidRPr="00B05663">
        <w:rPr>
          <w:rFonts w:ascii="Times New Roman" w:hAnsi="Times New Roman" w:cs="Times New Roman"/>
          <w:i/>
          <w:iCs/>
          <w:sz w:val="24"/>
          <w:szCs w:val="24"/>
        </w:rPr>
        <w:t xml:space="preserve">K-d </w:t>
      </w:r>
      <w:proofErr w:type="gramStart"/>
      <w:r w:rsidR="05F9BDF5" w:rsidRPr="00B05663">
        <w:rPr>
          <w:rFonts w:ascii="Times New Roman" w:hAnsi="Times New Roman" w:cs="Times New Roman"/>
          <w:i/>
          <w:iCs/>
          <w:sz w:val="24"/>
          <w:szCs w:val="24"/>
        </w:rPr>
        <w:t>Tree</w:t>
      </w:r>
      <w:r w:rsidR="00125218">
        <w:rPr>
          <w:rFonts w:ascii="Times New Roman" w:hAnsi="Times New Roman" w:cs="Times New Roman"/>
          <w:i/>
          <w:iCs/>
          <w:sz w:val="24"/>
          <w:szCs w:val="24"/>
        </w:rPr>
        <w:t>[</w:t>
      </w:r>
      <w:proofErr w:type="gramEnd"/>
      <w:r w:rsidR="00125218">
        <w:rPr>
          <w:rFonts w:ascii="Times New Roman" w:hAnsi="Times New Roman" w:cs="Times New Roman"/>
          <w:i/>
          <w:iCs/>
          <w:sz w:val="24"/>
          <w:szCs w:val="24"/>
        </w:rPr>
        <w:t>10]</w:t>
      </w:r>
    </w:p>
    <w:p w14:paraId="591E5C8C" w14:textId="6DA56C9E" w:rsidR="05F9BDF5" w:rsidRPr="00B05663" w:rsidRDefault="05F9BDF5" w:rsidP="00B05663">
      <w:pPr>
        <w:spacing w:line="360" w:lineRule="auto"/>
        <w:jc w:val="center"/>
        <w:rPr>
          <w:rFonts w:ascii="Times New Roman" w:hAnsi="Times New Roman" w:cs="Times New Roman"/>
          <w:sz w:val="24"/>
          <w:szCs w:val="24"/>
        </w:rPr>
      </w:pPr>
      <w:r w:rsidRPr="00B05663">
        <w:rPr>
          <w:rFonts w:ascii="Times New Roman" w:hAnsi="Times New Roman" w:cs="Times New Roman"/>
          <w:noProof/>
          <w:sz w:val="24"/>
          <w:szCs w:val="24"/>
        </w:rPr>
        <w:drawing>
          <wp:inline distT="0" distB="0" distL="0" distR="0" wp14:anchorId="4272A43F" wp14:editId="10F7B68C">
            <wp:extent cx="3210373" cy="781159"/>
            <wp:effectExtent l="0" t="0" r="0" b="0"/>
            <wp:docPr id="2021810297" name="Picture 202181029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210373" cy="781159"/>
                    </a:xfrm>
                    <a:prstGeom prst="rect">
                      <a:avLst/>
                    </a:prstGeom>
                  </pic:spPr>
                </pic:pic>
              </a:graphicData>
            </a:graphic>
          </wp:inline>
        </w:drawing>
      </w:r>
    </w:p>
    <w:p w14:paraId="31901051" w14:textId="77777777" w:rsidR="00B05663" w:rsidRDefault="00B05663" w:rsidP="00B05663">
      <w:pPr>
        <w:spacing w:line="360" w:lineRule="auto"/>
        <w:jc w:val="center"/>
        <w:rPr>
          <w:rFonts w:ascii="Times New Roman" w:hAnsi="Times New Roman" w:cs="Times New Roman"/>
          <w:i/>
          <w:iCs/>
          <w:sz w:val="24"/>
          <w:szCs w:val="24"/>
        </w:rPr>
      </w:pPr>
      <w:r w:rsidRPr="00B05663">
        <w:rPr>
          <w:rFonts w:ascii="Times New Roman" w:eastAsia="Times New Roman" w:hAnsi="Times New Roman" w:cs="Times New Roman"/>
          <w:i/>
          <w:iCs/>
          <w:sz w:val="24"/>
          <w:szCs w:val="24"/>
        </w:rPr>
        <w:t xml:space="preserve">Figure 2.5.2.2 </w:t>
      </w:r>
      <w:r w:rsidR="05F9BDF5" w:rsidRPr="00B05663">
        <w:rPr>
          <w:rFonts w:ascii="Times New Roman" w:hAnsi="Times New Roman" w:cs="Times New Roman"/>
          <w:i/>
          <w:iCs/>
          <w:sz w:val="24"/>
          <w:szCs w:val="24"/>
        </w:rPr>
        <w:t xml:space="preserve">Classification Results of Distance Transform (DT) features Using </w:t>
      </w:r>
    </w:p>
    <w:p w14:paraId="4A04C146" w14:textId="3DB84894" w:rsidR="00133AF6" w:rsidRDefault="05F9BDF5" w:rsidP="00133AF6">
      <w:pPr>
        <w:spacing w:line="360" w:lineRule="auto"/>
        <w:jc w:val="center"/>
        <w:rPr>
          <w:rFonts w:ascii="Times New Roman" w:hAnsi="Times New Roman" w:cs="Times New Roman"/>
          <w:i/>
          <w:iCs/>
          <w:sz w:val="24"/>
          <w:szCs w:val="24"/>
        </w:rPr>
      </w:pPr>
      <w:r w:rsidRPr="00B05663">
        <w:rPr>
          <w:rFonts w:ascii="Times New Roman" w:hAnsi="Times New Roman" w:cs="Times New Roman"/>
          <w:i/>
          <w:iCs/>
          <w:sz w:val="24"/>
          <w:szCs w:val="24"/>
        </w:rPr>
        <w:t>K-d Tree</w:t>
      </w:r>
    </w:p>
    <w:p w14:paraId="668C0A49" w14:textId="77777777" w:rsidR="00133AF6" w:rsidRDefault="00133AF6" w:rsidP="00133AF6">
      <w:pPr>
        <w:spacing w:line="360" w:lineRule="auto"/>
        <w:jc w:val="center"/>
        <w:rPr>
          <w:rFonts w:ascii="Times New Roman" w:hAnsi="Times New Roman" w:cs="Times New Roman"/>
          <w:i/>
          <w:iCs/>
          <w:sz w:val="24"/>
          <w:szCs w:val="24"/>
        </w:rPr>
      </w:pPr>
    </w:p>
    <w:p w14:paraId="1B41B719" w14:textId="77777777" w:rsidR="00133AF6" w:rsidRDefault="00133AF6" w:rsidP="00133AF6">
      <w:pPr>
        <w:spacing w:line="360" w:lineRule="auto"/>
        <w:jc w:val="center"/>
        <w:rPr>
          <w:rFonts w:ascii="Times New Roman" w:hAnsi="Times New Roman" w:cs="Times New Roman"/>
          <w:i/>
          <w:iCs/>
          <w:sz w:val="24"/>
          <w:szCs w:val="24"/>
        </w:rPr>
      </w:pPr>
    </w:p>
    <w:p w14:paraId="56CA5884" w14:textId="77777777" w:rsidR="00133AF6" w:rsidRDefault="00133AF6" w:rsidP="00133AF6">
      <w:pPr>
        <w:spacing w:line="360" w:lineRule="auto"/>
        <w:jc w:val="center"/>
        <w:rPr>
          <w:rFonts w:ascii="Times New Roman" w:hAnsi="Times New Roman" w:cs="Times New Roman"/>
          <w:i/>
          <w:iCs/>
          <w:sz w:val="24"/>
          <w:szCs w:val="24"/>
        </w:rPr>
      </w:pPr>
    </w:p>
    <w:p w14:paraId="738C6E88" w14:textId="77777777" w:rsidR="00133AF6" w:rsidRPr="00133AF6" w:rsidRDefault="00133AF6" w:rsidP="00133AF6">
      <w:pPr>
        <w:spacing w:line="360" w:lineRule="auto"/>
        <w:jc w:val="center"/>
        <w:rPr>
          <w:rFonts w:ascii="Times New Roman" w:hAnsi="Times New Roman" w:cs="Times New Roman"/>
          <w:i/>
          <w:iCs/>
          <w:sz w:val="24"/>
          <w:szCs w:val="24"/>
        </w:rPr>
      </w:pPr>
    </w:p>
    <w:p w14:paraId="20DE03ED" w14:textId="283C912F" w:rsidR="519C665E" w:rsidRPr="00B05663" w:rsidRDefault="0F439EEA" w:rsidP="0040328E">
      <w:pPr>
        <w:pStyle w:val="Heading2"/>
      </w:pPr>
      <w:bookmarkStart w:id="42" w:name="_Toc177135305"/>
      <w:r>
        <w:lastRenderedPageBreak/>
        <w:t xml:space="preserve">2.6 </w:t>
      </w:r>
      <w:r w:rsidR="0F3F21AB">
        <w:t xml:space="preserve">Comparison of </w:t>
      </w:r>
      <w:r w:rsidR="00B608CC">
        <w:t>3</w:t>
      </w:r>
      <w:r w:rsidR="0F3F21AB">
        <w:t xml:space="preserve"> techniques</w:t>
      </w:r>
      <w:bookmarkEnd w:id="42"/>
      <w:r w:rsidR="611A7836">
        <w:t xml:space="preserve"> </w:t>
      </w:r>
    </w:p>
    <w:tbl>
      <w:tblPr>
        <w:tblStyle w:val="TableGrid"/>
        <w:tblW w:w="8294" w:type="dxa"/>
        <w:tblLayout w:type="fixed"/>
        <w:tblLook w:val="04A0" w:firstRow="1" w:lastRow="0" w:firstColumn="1" w:lastColumn="0" w:noHBand="0" w:noVBand="1"/>
      </w:tblPr>
      <w:tblGrid>
        <w:gridCol w:w="1458"/>
        <w:gridCol w:w="885"/>
        <w:gridCol w:w="1257"/>
        <w:gridCol w:w="930"/>
        <w:gridCol w:w="1050"/>
        <w:gridCol w:w="881"/>
        <w:gridCol w:w="660"/>
        <w:gridCol w:w="1173"/>
      </w:tblGrid>
      <w:tr w:rsidR="01FA0FEB" w14:paraId="0351EE56" w14:textId="77777777" w:rsidTr="2E4280F7">
        <w:trPr>
          <w:trHeight w:val="300"/>
        </w:trPr>
        <w:tc>
          <w:tcPr>
            <w:tcW w:w="14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927411" w14:textId="4DC81441" w:rsidR="01FA0FEB" w:rsidRDefault="01FA0FEB" w:rsidP="01FA0FEB">
            <w:pPr>
              <w:rPr>
                <w:rFonts w:ascii="Times New Roman" w:eastAsia="Times New Roman" w:hAnsi="Times New Roman"/>
                <w:b/>
                <w:bCs/>
                <w:sz w:val="22"/>
                <w:szCs w:val="22"/>
              </w:rPr>
            </w:pPr>
            <w:commentRangeStart w:id="43"/>
            <w:r w:rsidRPr="01FA0FEB">
              <w:rPr>
                <w:rFonts w:ascii="Times New Roman" w:eastAsia="Times New Roman" w:hAnsi="Times New Roman"/>
                <w:b/>
                <w:bCs/>
                <w:sz w:val="22"/>
                <w:szCs w:val="22"/>
              </w:rPr>
              <w:t>Model</w:t>
            </w:r>
            <w:commentRangeEnd w:id="43"/>
            <w:r w:rsidR="00195305">
              <w:rPr>
                <w:rStyle w:val="CommentReference"/>
                <w:rFonts w:asciiTheme="minorHAnsi" w:eastAsiaTheme="minorEastAsia" w:hAnsiTheme="minorHAnsi" w:cstheme="minorBidi"/>
                <w:lang w:val="en-MY" w:eastAsia="zh-CN"/>
              </w:rPr>
              <w:commentReference w:id="43"/>
            </w:r>
          </w:p>
        </w:tc>
        <w:tc>
          <w:tcPr>
            <w:tcW w:w="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E0985E" w14:textId="753C9A2F" w:rsidR="01FA0FEB" w:rsidRDefault="01FA0FEB" w:rsidP="01FA0FEB">
            <w:pPr>
              <w:rPr>
                <w:rFonts w:ascii="Times New Roman" w:eastAsia="Times New Roman" w:hAnsi="Times New Roman"/>
                <w:b/>
                <w:bCs/>
                <w:sz w:val="22"/>
                <w:szCs w:val="22"/>
              </w:rPr>
            </w:pPr>
            <w:r w:rsidRPr="01FA0FEB">
              <w:rPr>
                <w:rFonts w:ascii="Times New Roman" w:eastAsia="Times New Roman" w:hAnsi="Times New Roman"/>
                <w:b/>
                <w:bCs/>
                <w:sz w:val="22"/>
                <w:szCs w:val="22"/>
              </w:rPr>
              <w:t>Input Size</w:t>
            </w:r>
          </w:p>
        </w:tc>
        <w:tc>
          <w:tcPr>
            <w:tcW w:w="12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89F76A" w14:textId="16BE696D" w:rsidR="01FA0FEB" w:rsidRDefault="01FA0FEB" w:rsidP="01FA0FEB">
            <w:pPr>
              <w:rPr>
                <w:rFonts w:ascii="Times New Roman" w:eastAsia="Times New Roman" w:hAnsi="Times New Roman"/>
                <w:b/>
                <w:bCs/>
                <w:sz w:val="22"/>
                <w:szCs w:val="22"/>
              </w:rPr>
            </w:pPr>
            <w:r w:rsidRPr="01FA0FEB">
              <w:rPr>
                <w:rFonts w:ascii="Times New Roman" w:eastAsia="Times New Roman" w:hAnsi="Times New Roman"/>
                <w:b/>
                <w:bCs/>
                <w:sz w:val="22"/>
                <w:szCs w:val="22"/>
              </w:rPr>
              <w:t>Parameters</w:t>
            </w:r>
          </w:p>
        </w:tc>
        <w:tc>
          <w:tcPr>
            <w:tcW w:w="93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D0383A" w14:textId="3177546F" w:rsidR="01FA0FEB" w:rsidRDefault="01FA0FEB" w:rsidP="01FA0FEB">
            <w:pPr>
              <w:rPr>
                <w:rFonts w:ascii="Times New Roman" w:eastAsia="Times New Roman" w:hAnsi="Times New Roman"/>
                <w:b/>
                <w:bCs/>
                <w:sz w:val="22"/>
                <w:szCs w:val="22"/>
              </w:rPr>
            </w:pPr>
            <w:r w:rsidRPr="01FA0FEB">
              <w:rPr>
                <w:rFonts w:ascii="Times New Roman" w:eastAsia="Times New Roman" w:hAnsi="Times New Roman"/>
                <w:b/>
                <w:bCs/>
                <w:sz w:val="22"/>
                <w:szCs w:val="22"/>
              </w:rPr>
              <w:t>Accuracy</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06E740" w14:textId="0FBEEC1A" w:rsidR="01FA0FEB" w:rsidRDefault="01FA0FEB" w:rsidP="01FA0FEB">
            <w:pPr>
              <w:rPr>
                <w:rFonts w:ascii="Times New Roman" w:eastAsia="Times New Roman" w:hAnsi="Times New Roman"/>
                <w:b/>
                <w:bCs/>
                <w:sz w:val="22"/>
                <w:szCs w:val="22"/>
              </w:rPr>
            </w:pPr>
            <w:r w:rsidRPr="01FA0FEB">
              <w:rPr>
                <w:rFonts w:ascii="Times New Roman" w:eastAsia="Times New Roman" w:hAnsi="Times New Roman"/>
                <w:b/>
                <w:bCs/>
                <w:sz w:val="22"/>
                <w:szCs w:val="22"/>
              </w:rPr>
              <w:t>Precision</w:t>
            </w:r>
          </w:p>
        </w:tc>
        <w:tc>
          <w:tcPr>
            <w:tcW w:w="88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E60FDB" w14:textId="1CD6C56F" w:rsidR="01FA0FEB" w:rsidRDefault="01FA0FEB" w:rsidP="01FA0FEB">
            <w:pPr>
              <w:rPr>
                <w:rFonts w:ascii="Times New Roman" w:eastAsia="Times New Roman" w:hAnsi="Times New Roman"/>
                <w:b/>
                <w:bCs/>
                <w:sz w:val="22"/>
                <w:szCs w:val="22"/>
              </w:rPr>
            </w:pPr>
            <w:r w:rsidRPr="01FA0FEB">
              <w:rPr>
                <w:rFonts w:ascii="Times New Roman" w:eastAsia="Times New Roman" w:hAnsi="Times New Roman"/>
                <w:b/>
                <w:bCs/>
                <w:sz w:val="22"/>
                <w:szCs w:val="22"/>
              </w:rPr>
              <w:t>F1 Score</w:t>
            </w:r>
          </w:p>
        </w:tc>
        <w:tc>
          <w:tcPr>
            <w:tcW w:w="6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AC970D" w14:textId="70F1FCC4" w:rsidR="01FA0FEB" w:rsidRDefault="01FA0FEB" w:rsidP="01FA0FEB">
            <w:pPr>
              <w:rPr>
                <w:rFonts w:ascii="Times New Roman" w:eastAsia="Times New Roman" w:hAnsi="Times New Roman"/>
                <w:b/>
                <w:bCs/>
                <w:sz w:val="22"/>
                <w:szCs w:val="22"/>
              </w:rPr>
            </w:pPr>
            <w:r w:rsidRPr="01FA0FEB">
              <w:rPr>
                <w:rFonts w:ascii="Times New Roman" w:eastAsia="Times New Roman" w:hAnsi="Times New Roman"/>
                <w:b/>
                <w:bCs/>
                <w:sz w:val="22"/>
                <w:szCs w:val="22"/>
              </w:rPr>
              <w:t>Recall</w:t>
            </w:r>
          </w:p>
        </w:tc>
        <w:tc>
          <w:tcPr>
            <w:tcW w:w="1173" w:type="dxa"/>
            <w:tcBorders>
              <w:top w:val="single" w:sz="8" w:space="0" w:color="auto"/>
              <w:left w:val="single" w:sz="8" w:space="0" w:color="auto"/>
              <w:bottom w:val="single" w:sz="8" w:space="0" w:color="auto"/>
              <w:right w:val="single" w:sz="8" w:space="0" w:color="auto"/>
            </w:tcBorders>
            <w:tcMar>
              <w:left w:w="108" w:type="dxa"/>
              <w:right w:w="108" w:type="dxa"/>
            </w:tcMar>
          </w:tcPr>
          <w:p w14:paraId="5F2E9EB9" w14:textId="6025195C" w:rsidR="01FA0FEB" w:rsidRDefault="01FA0FEB" w:rsidP="01FA0FEB">
            <w:pPr>
              <w:rPr>
                <w:rFonts w:ascii="Times New Roman" w:eastAsia="Times New Roman" w:hAnsi="Times New Roman"/>
                <w:b/>
                <w:bCs/>
                <w:sz w:val="22"/>
                <w:szCs w:val="22"/>
              </w:rPr>
            </w:pPr>
            <w:r w:rsidRPr="01FA0FEB">
              <w:rPr>
                <w:rFonts w:ascii="Times New Roman" w:eastAsia="Times New Roman" w:hAnsi="Times New Roman"/>
                <w:b/>
                <w:bCs/>
                <w:sz w:val="22"/>
                <w:szCs w:val="22"/>
              </w:rPr>
              <w:t>Dataset</w:t>
            </w:r>
          </w:p>
        </w:tc>
      </w:tr>
      <w:tr w:rsidR="01FA0FEB" w14:paraId="176A3C11" w14:textId="77777777" w:rsidTr="2E4280F7">
        <w:trPr>
          <w:trHeight w:val="300"/>
        </w:trPr>
        <w:tc>
          <w:tcPr>
            <w:tcW w:w="14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C17BD5" w14:textId="63958226"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CNN</w:t>
            </w:r>
            <w:r w:rsidR="00637ACB">
              <w:rPr>
                <w:rFonts w:ascii="Times New Roman" w:eastAsia="Times New Roman" w:hAnsi="Times New Roman"/>
                <w:sz w:val="22"/>
                <w:szCs w:val="22"/>
              </w:rPr>
              <w:t xml:space="preserve"> [4]</w:t>
            </w:r>
          </w:p>
        </w:tc>
        <w:tc>
          <w:tcPr>
            <w:tcW w:w="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646ADC" w14:textId="71CCA891"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32x32</w:t>
            </w:r>
          </w:p>
        </w:tc>
        <w:tc>
          <w:tcPr>
            <w:tcW w:w="12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8AD87D" w14:textId="0A08FFC9"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~1.4M</w:t>
            </w:r>
          </w:p>
        </w:tc>
        <w:tc>
          <w:tcPr>
            <w:tcW w:w="93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760222" w14:textId="6681F706"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99.25%</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E93C29" w14:textId="5F60B704"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99.12%</w:t>
            </w:r>
          </w:p>
        </w:tc>
        <w:tc>
          <w:tcPr>
            <w:tcW w:w="88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D57105" w14:textId="0768BBB7"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99.01%</w:t>
            </w:r>
          </w:p>
        </w:tc>
        <w:tc>
          <w:tcPr>
            <w:tcW w:w="6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304D63" w14:textId="04096163"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99.06%</w:t>
            </w:r>
          </w:p>
        </w:tc>
        <w:tc>
          <w:tcPr>
            <w:tcW w:w="1173" w:type="dxa"/>
            <w:tcBorders>
              <w:top w:val="single" w:sz="8" w:space="0" w:color="auto"/>
              <w:left w:val="single" w:sz="8" w:space="0" w:color="auto"/>
              <w:bottom w:val="single" w:sz="8" w:space="0" w:color="auto"/>
              <w:right w:val="single" w:sz="8" w:space="0" w:color="auto"/>
            </w:tcBorders>
            <w:tcMar>
              <w:left w:w="108" w:type="dxa"/>
              <w:right w:w="108" w:type="dxa"/>
            </w:tcMar>
          </w:tcPr>
          <w:p w14:paraId="1689D78D" w14:textId="6A842333"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GTSRB datasets</w:t>
            </w:r>
          </w:p>
        </w:tc>
      </w:tr>
      <w:tr w:rsidR="01FA0FEB" w14:paraId="7B6A6FDE" w14:textId="77777777" w:rsidTr="2E4280F7">
        <w:trPr>
          <w:trHeight w:val="570"/>
        </w:trPr>
        <w:tc>
          <w:tcPr>
            <w:tcW w:w="14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09FA925" w14:textId="2DB9C910"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VGG19</w:t>
            </w:r>
            <w:r w:rsidR="00637ACB">
              <w:rPr>
                <w:rFonts w:ascii="Times New Roman" w:eastAsia="Times New Roman" w:hAnsi="Times New Roman"/>
                <w:sz w:val="22"/>
                <w:szCs w:val="22"/>
              </w:rPr>
              <w:t xml:space="preserve"> [4]</w:t>
            </w:r>
          </w:p>
        </w:tc>
        <w:tc>
          <w:tcPr>
            <w:tcW w:w="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51A6B6" w14:textId="197177EC"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224x224</w:t>
            </w:r>
          </w:p>
        </w:tc>
        <w:tc>
          <w:tcPr>
            <w:tcW w:w="12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9126AE" w14:textId="53865A29"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~143.6M</w:t>
            </w:r>
          </w:p>
        </w:tc>
        <w:tc>
          <w:tcPr>
            <w:tcW w:w="93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EDBAE1" w14:textId="2C14AC49"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98.95%</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B5C326" w14:textId="026C3190"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98.99%</w:t>
            </w:r>
          </w:p>
        </w:tc>
        <w:tc>
          <w:tcPr>
            <w:tcW w:w="88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040A72" w14:textId="2DCCC0D5"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98.80%</w:t>
            </w:r>
          </w:p>
        </w:tc>
        <w:tc>
          <w:tcPr>
            <w:tcW w:w="6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889CA1" w14:textId="6E9E62EE"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98.91%</w:t>
            </w:r>
          </w:p>
        </w:tc>
        <w:tc>
          <w:tcPr>
            <w:tcW w:w="1173" w:type="dxa"/>
            <w:tcBorders>
              <w:top w:val="single" w:sz="8" w:space="0" w:color="auto"/>
              <w:left w:val="single" w:sz="8" w:space="0" w:color="auto"/>
              <w:bottom w:val="single" w:sz="8" w:space="0" w:color="auto"/>
              <w:right w:val="single" w:sz="8" w:space="0" w:color="auto"/>
            </w:tcBorders>
            <w:tcMar>
              <w:left w:w="108" w:type="dxa"/>
              <w:right w:w="108" w:type="dxa"/>
            </w:tcMar>
          </w:tcPr>
          <w:p w14:paraId="3F99279C" w14:textId="7D55A49D"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GTSRB datasets</w:t>
            </w:r>
          </w:p>
        </w:tc>
      </w:tr>
      <w:tr w:rsidR="01FA0FEB" w14:paraId="3C2266A0" w14:textId="77777777" w:rsidTr="2E4280F7">
        <w:trPr>
          <w:trHeight w:val="300"/>
        </w:trPr>
        <w:tc>
          <w:tcPr>
            <w:tcW w:w="14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41C782" w14:textId="13EDA471"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ResNet50</w:t>
            </w:r>
            <w:r w:rsidR="00637ACB">
              <w:rPr>
                <w:rFonts w:ascii="Times New Roman" w:eastAsia="Times New Roman" w:hAnsi="Times New Roman"/>
                <w:sz w:val="22"/>
                <w:szCs w:val="22"/>
              </w:rPr>
              <w:t xml:space="preserve"> [4]</w:t>
            </w:r>
          </w:p>
        </w:tc>
        <w:tc>
          <w:tcPr>
            <w:tcW w:w="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523075" w14:textId="25D231DC"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224x224</w:t>
            </w:r>
          </w:p>
        </w:tc>
        <w:tc>
          <w:tcPr>
            <w:tcW w:w="12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9272CA" w14:textId="7F92035C"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~25.6M</w:t>
            </w:r>
          </w:p>
        </w:tc>
        <w:tc>
          <w:tcPr>
            <w:tcW w:w="93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3AA9D0" w14:textId="6B4920E2"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99.25%</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B9D762" w14:textId="3B54FE32"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99.17%</w:t>
            </w:r>
          </w:p>
        </w:tc>
        <w:tc>
          <w:tcPr>
            <w:tcW w:w="88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2EEB6B" w14:textId="6F8078D4"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99.24%</w:t>
            </w:r>
          </w:p>
        </w:tc>
        <w:tc>
          <w:tcPr>
            <w:tcW w:w="6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FE36FA" w14:textId="6456CFDE"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99.22%</w:t>
            </w:r>
          </w:p>
        </w:tc>
        <w:tc>
          <w:tcPr>
            <w:tcW w:w="1173" w:type="dxa"/>
            <w:tcBorders>
              <w:top w:val="single" w:sz="8" w:space="0" w:color="auto"/>
              <w:left w:val="single" w:sz="8" w:space="0" w:color="auto"/>
              <w:bottom w:val="single" w:sz="8" w:space="0" w:color="auto"/>
              <w:right w:val="single" w:sz="8" w:space="0" w:color="auto"/>
            </w:tcBorders>
            <w:tcMar>
              <w:left w:w="108" w:type="dxa"/>
              <w:right w:w="108" w:type="dxa"/>
            </w:tcMar>
          </w:tcPr>
          <w:p w14:paraId="1B6DBFBF" w14:textId="36C236EB"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GTSRB datasets</w:t>
            </w:r>
          </w:p>
        </w:tc>
      </w:tr>
      <w:tr w:rsidR="01FA0FEB" w14:paraId="010FA78D" w14:textId="77777777" w:rsidTr="2E4280F7">
        <w:trPr>
          <w:trHeight w:val="300"/>
        </w:trPr>
        <w:tc>
          <w:tcPr>
            <w:tcW w:w="14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58204D" w14:textId="6C7AC241"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EfficientNetB7</w:t>
            </w:r>
            <w:r w:rsidR="00637ACB">
              <w:rPr>
                <w:rFonts w:ascii="Times New Roman" w:eastAsia="Times New Roman" w:hAnsi="Times New Roman"/>
                <w:sz w:val="22"/>
                <w:szCs w:val="22"/>
              </w:rPr>
              <w:t xml:space="preserve"> [4]</w:t>
            </w:r>
          </w:p>
        </w:tc>
        <w:tc>
          <w:tcPr>
            <w:tcW w:w="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5DD563" w14:textId="69EA0D4D"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600x600</w:t>
            </w:r>
          </w:p>
        </w:tc>
        <w:tc>
          <w:tcPr>
            <w:tcW w:w="12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5D1A5E" w14:textId="1BF52AA7"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~66M</w:t>
            </w:r>
          </w:p>
        </w:tc>
        <w:tc>
          <w:tcPr>
            <w:tcW w:w="93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6CD613" w14:textId="19B58C30"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98.24%</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D2D6AF" w14:textId="4FCDD4FD"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98.63%</w:t>
            </w:r>
          </w:p>
        </w:tc>
        <w:tc>
          <w:tcPr>
            <w:tcW w:w="88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5169CE" w14:textId="01867176"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98.73%</w:t>
            </w:r>
          </w:p>
        </w:tc>
        <w:tc>
          <w:tcPr>
            <w:tcW w:w="6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0F25AF" w14:textId="6914C278"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98.29%</w:t>
            </w:r>
          </w:p>
        </w:tc>
        <w:tc>
          <w:tcPr>
            <w:tcW w:w="1173" w:type="dxa"/>
            <w:tcBorders>
              <w:top w:val="single" w:sz="8" w:space="0" w:color="auto"/>
              <w:left w:val="single" w:sz="8" w:space="0" w:color="auto"/>
              <w:bottom w:val="single" w:sz="8" w:space="0" w:color="auto"/>
              <w:right w:val="single" w:sz="8" w:space="0" w:color="auto"/>
            </w:tcBorders>
            <w:tcMar>
              <w:left w:w="108" w:type="dxa"/>
              <w:right w:w="108" w:type="dxa"/>
            </w:tcMar>
          </w:tcPr>
          <w:p w14:paraId="20F986BC" w14:textId="797F3EE2"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GTSRB datasets</w:t>
            </w:r>
          </w:p>
        </w:tc>
      </w:tr>
      <w:tr w:rsidR="01FA0FEB" w14:paraId="40AC8BFB" w14:textId="77777777" w:rsidTr="2E4280F7">
        <w:trPr>
          <w:trHeight w:val="300"/>
        </w:trPr>
        <w:tc>
          <w:tcPr>
            <w:tcW w:w="14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E26AD13" w14:textId="10BBF190"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HOG 324</w:t>
            </w:r>
            <w:r w:rsidR="00637ACB">
              <w:rPr>
                <w:rFonts w:ascii="Times New Roman" w:eastAsia="Times New Roman" w:hAnsi="Times New Roman"/>
                <w:sz w:val="22"/>
                <w:szCs w:val="22"/>
              </w:rPr>
              <w:t xml:space="preserve"> [1]</w:t>
            </w:r>
          </w:p>
        </w:tc>
        <w:tc>
          <w:tcPr>
            <w:tcW w:w="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75DEE" w14:textId="16E193E5"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18x18</w:t>
            </w:r>
          </w:p>
        </w:tc>
        <w:tc>
          <w:tcPr>
            <w:tcW w:w="12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6892BA" w14:textId="5DC39D57"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N/A</w:t>
            </w:r>
          </w:p>
        </w:tc>
        <w:tc>
          <w:tcPr>
            <w:tcW w:w="93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58A009" w14:textId="460AC6B6"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73.70%</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491EDA" w14:textId="64675F85"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88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66ACB0E" w14:textId="5932E795"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6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C9D6E8" w14:textId="070F47E1"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1173" w:type="dxa"/>
            <w:tcBorders>
              <w:top w:val="single" w:sz="8" w:space="0" w:color="auto"/>
              <w:left w:val="single" w:sz="8" w:space="0" w:color="auto"/>
              <w:bottom w:val="single" w:sz="8" w:space="0" w:color="auto"/>
              <w:right w:val="single" w:sz="8" w:space="0" w:color="auto"/>
            </w:tcBorders>
            <w:tcMar>
              <w:left w:w="108" w:type="dxa"/>
              <w:right w:w="108" w:type="dxa"/>
            </w:tcMar>
          </w:tcPr>
          <w:p w14:paraId="71A78CE7" w14:textId="4A0399F6"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 xml:space="preserve"> </w:t>
            </w:r>
            <w:r w:rsidR="007D1541" w:rsidRPr="4D05434A">
              <w:rPr>
                <w:rFonts w:ascii="Times New Roman" w:eastAsia="Times New Roman" w:hAnsi="Times New Roman"/>
                <w:sz w:val="24"/>
                <w:szCs w:val="24"/>
              </w:rPr>
              <w:t>GTSDB and CTSD</w:t>
            </w:r>
          </w:p>
        </w:tc>
      </w:tr>
      <w:tr w:rsidR="01FA0FEB" w14:paraId="6D122959" w14:textId="77777777" w:rsidTr="2E4280F7">
        <w:trPr>
          <w:trHeight w:val="300"/>
        </w:trPr>
        <w:tc>
          <w:tcPr>
            <w:tcW w:w="14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F73759" w14:textId="61B6B5E7"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HOG 576</w:t>
            </w:r>
            <w:r w:rsidR="00637ACB">
              <w:rPr>
                <w:rFonts w:ascii="Times New Roman" w:eastAsia="Times New Roman" w:hAnsi="Times New Roman"/>
                <w:sz w:val="22"/>
                <w:szCs w:val="22"/>
              </w:rPr>
              <w:t xml:space="preserve"> [1]</w:t>
            </w:r>
          </w:p>
        </w:tc>
        <w:tc>
          <w:tcPr>
            <w:tcW w:w="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9BE758" w14:textId="072F7403"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24x24</w:t>
            </w:r>
          </w:p>
        </w:tc>
        <w:tc>
          <w:tcPr>
            <w:tcW w:w="12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932165" w14:textId="5D938A22"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N/A</w:t>
            </w:r>
          </w:p>
        </w:tc>
        <w:tc>
          <w:tcPr>
            <w:tcW w:w="93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EBBA1F" w14:textId="380C776F"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66.40%</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6C4FDA" w14:textId="53D7F924"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88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DEA562" w14:textId="773E1FF8"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6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E8438C" w14:textId="061F0118"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1173" w:type="dxa"/>
            <w:tcBorders>
              <w:top w:val="single" w:sz="8" w:space="0" w:color="auto"/>
              <w:left w:val="single" w:sz="8" w:space="0" w:color="auto"/>
              <w:bottom w:val="single" w:sz="8" w:space="0" w:color="auto"/>
              <w:right w:val="single" w:sz="8" w:space="0" w:color="auto"/>
            </w:tcBorders>
            <w:tcMar>
              <w:left w:w="108" w:type="dxa"/>
              <w:right w:w="108" w:type="dxa"/>
            </w:tcMar>
          </w:tcPr>
          <w:p w14:paraId="3C692127" w14:textId="07363EB9"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 xml:space="preserve"> </w:t>
            </w:r>
            <w:r w:rsidR="007D1541" w:rsidRPr="4D05434A">
              <w:rPr>
                <w:rFonts w:ascii="Times New Roman" w:eastAsia="Times New Roman" w:hAnsi="Times New Roman"/>
                <w:sz w:val="24"/>
                <w:szCs w:val="24"/>
              </w:rPr>
              <w:t>GTSDB and CTSD</w:t>
            </w:r>
          </w:p>
        </w:tc>
      </w:tr>
      <w:tr w:rsidR="01FA0FEB" w14:paraId="13CF797D" w14:textId="77777777" w:rsidTr="2E4280F7">
        <w:trPr>
          <w:trHeight w:val="300"/>
        </w:trPr>
        <w:tc>
          <w:tcPr>
            <w:tcW w:w="14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D2DAD6" w14:textId="4AC36332"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HOG 900</w:t>
            </w:r>
            <w:r w:rsidR="00637ACB">
              <w:rPr>
                <w:rFonts w:ascii="Times New Roman" w:eastAsia="Times New Roman" w:hAnsi="Times New Roman"/>
                <w:sz w:val="22"/>
                <w:szCs w:val="22"/>
              </w:rPr>
              <w:t xml:space="preserve"> [1]</w:t>
            </w:r>
          </w:p>
        </w:tc>
        <w:tc>
          <w:tcPr>
            <w:tcW w:w="8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2677AF" w14:textId="180E4CD8"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30x30</w:t>
            </w:r>
          </w:p>
        </w:tc>
        <w:tc>
          <w:tcPr>
            <w:tcW w:w="12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B52411" w14:textId="1B7EDEA2"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N/A</w:t>
            </w:r>
          </w:p>
        </w:tc>
        <w:tc>
          <w:tcPr>
            <w:tcW w:w="93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271659" w14:textId="0A174B46"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78.50%</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44D27C" w14:textId="2A6407E5"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88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735A4A" w14:textId="7C95036D"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6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AEB8B5" w14:textId="53E6448D"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1173" w:type="dxa"/>
            <w:tcBorders>
              <w:top w:val="single" w:sz="8" w:space="0" w:color="auto"/>
              <w:left w:val="single" w:sz="8" w:space="0" w:color="auto"/>
              <w:bottom w:val="single" w:sz="8" w:space="0" w:color="auto"/>
              <w:right w:val="single" w:sz="8" w:space="0" w:color="auto"/>
            </w:tcBorders>
            <w:tcMar>
              <w:left w:w="108" w:type="dxa"/>
              <w:right w:w="108" w:type="dxa"/>
            </w:tcMar>
          </w:tcPr>
          <w:p w14:paraId="03A01248" w14:textId="4710F634"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 xml:space="preserve"> </w:t>
            </w:r>
            <w:r w:rsidR="007D1541" w:rsidRPr="4D05434A">
              <w:rPr>
                <w:rFonts w:ascii="Times New Roman" w:eastAsia="Times New Roman" w:hAnsi="Times New Roman"/>
                <w:sz w:val="24"/>
                <w:szCs w:val="24"/>
              </w:rPr>
              <w:t>GTSDB and CTSD</w:t>
            </w:r>
          </w:p>
        </w:tc>
      </w:tr>
      <w:tr w:rsidR="01FA0FEB" w14:paraId="44513572" w14:textId="77777777" w:rsidTr="2E4280F7">
        <w:trPr>
          <w:trHeight w:val="300"/>
        </w:trPr>
        <w:tc>
          <w:tcPr>
            <w:tcW w:w="1458" w:type="dxa"/>
            <w:tcBorders>
              <w:top w:val="single" w:sz="8" w:space="0" w:color="auto"/>
              <w:left w:val="single" w:sz="8" w:space="0" w:color="auto"/>
              <w:bottom w:val="single" w:sz="8" w:space="0" w:color="auto"/>
              <w:right w:val="single" w:sz="8" w:space="0" w:color="auto"/>
            </w:tcBorders>
            <w:tcMar>
              <w:left w:w="108" w:type="dxa"/>
              <w:right w:w="108" w:type="dxa"/>
            </w:tcMar>
          </w:tcPr>
          <w:p w14:paraId="0951D333" w14:textId="39A6A5DB"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Auto-Associative NN</w:t>
            </w:r>
            <w:r w:rsidR="00B608CC">
              <w:rPr>
                <w:rFonts w:ascii="Times New Roman" w:eastAsia="Times New Roman" w:hAnsi="Times New Roman"/>
                <w:sz w:val="22"/>
                <w:szCs w:val="22"/>
              </w:rPr>
              <w:t xml:space="preserve"> [6]</w:t>
            </w:r>
          </w:p>
        </w:tc>
        <w:tc>
          <w:tcPr>
            <w:tcW w:w="885" w:type="dxa"/>
            <w:tcBorders>
              <w:top w:val="single" w:sz="8" w:space="0" w:color="auto"/>
              <w:left w:val="single" w:sz="8" w:space="0" w:color="auto"/>
              <w:bottom w:val="single" w:sz="8" w:space="0" w:color="auto"/>
              <w:right w:val="single" w:sz="8" w:space="0" w:color="auto"/>
            </w:tcBorders>
            <w:tcMar>
              <w:left w:w="108" w:type="dxa"/>
              <w:right w:w="108" w:type="dxa"/>
            </w:tcMar>
          </w:tcPr>
          <w:p w14:paraId="3F5C0CCA" w14:textId="1B6B1A93"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1257" w:type="dxa"/>
            <w:tcBorders>
              <w:top w:val="single" w:sz="8" w:space="0" w:color="auto"/>
              <w:left w:val="single" w:sz="8" w:space="0" w:color="auto"/>
              <w:bottom w:val="single" w:sz="8" w:space="0" w:color="auto"/>
              <w:right w:val="single" w:sz="8" w:space="0" w:color="auto"/>
            </w:tcBorders>
            <w:tcMar>
              <w:left w:w="108" w:type="dxa"/>
              <w:right w:w="108" w:type="dxa"/>
            </w:tcMar>
          </w:tcPr>
          <w:p w14:paraId="5D0ACC0C" w14:textId="29E6DE7C"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930" w:type="dxa"/>
            <w:tcBorders>
              <w:top w:val="single" w:sz="8" w:space="0" w:color="auto"/>
              <w:left w:val="single" w:sz="8" w:space="0" w:color="auto"/>
              <w:bottom w:val="single" w:sz="8" w:space="0" w:color="auto"/>
              <w:right w:val="single" w:sz="8" w:space="0" w:color="auto"/>
            </w:tcBorders>
            <w:tcMar>
              <w:left w:w="108" w:type="dxa"/>
              <w:right w:w="108" w:type="dxa"/>
            </w:tcMar>
          </w:tcPr>
          <w:p w14:paraId="1D529715" w14:textId="70A74EC5"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94.7% (Shadow) / 100% (Daylight)</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6BDEE867" w14:textId="6FB32F62"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881" w:type="dxa"/>
            <w:tcBorders>
              <w:top w:val="single" w:sz="8" w:space="0" w:color="auto"/>
              <w:left w:val="single" w:sz="8" w:space="0" w:color="auto"/>
              <w:bottom w:val="single" w:sz="8" w:space="0" w:color="auto"/>
              <w:right w:val="single" w:sz="8" w:space="0" w:color="auto"/>
            </w:tcBorders>
            <w:tcMar>
              <w:left w:w="108" w:type="dxa"/>
              <w:right w:w="108" w:type="dxa"/>
            </w:tcMar>
          </w:tcPr>
          <w:p w14:paraId="6D4964DC" w14:textId="4E0515D2"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660" w:type="dxa"/>
            <w:tcBorders>
              <w:top w:val="single" w:sz="8" w:space="0" w:color="auto"/>
              <w:left w:val="single" w:sz="8" w:space="0" w:color="auto"/>
              <w:bottom w:val="single" w:sz="8" w:space="0" w:color="auto"/>
              <w:right w:val="single" w:sz="8" w:space="0" w:color="auto"/>
            </w:tcBorders>
            <w:tcMar>
              <w:left w:w="108" w:type="dxa"/>
              <w:right w:w="108" w:type="dxa"/>
            </w:tcMar>
          </w:tcPr>
          <w:p w14:paraId="11401A42" w14:textId="7926C564"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1173" w:type="dxa"/>
            <w:tcBorders>
              <w:top w:val="single" w:sz="8" w:space="0" w:color="auto"/>
              <w:left w:val="single" w:sz="8" w:space="0" w:color="auto"/>
              <w:bottom w:val="single" w:sz="8" w:space="0" w:color="auto"/>
              <w:right w:val="single" w:sz="8" w:space="0" w:color="auto"/>
            </w:tcBorders>
            <w:tcMar>
              <w:left w:w="108" w:type="dxa"/>
              <w:right w:w="108" w:type="dxa"/>
            </w:tcMar>
          </w:tcPr>
          <w:p w14:paraId="09E95386" w14:textId="79A69069"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 xml:space="preserve"> </w:t>
            </w:r>
            <w:r w:rsidR="007D1541">
              <w:rPr>
                <w:rFonts w:ascii="Times New Roman" w:eastAsia="Times New Roman" w:hAnsi="Times New Roman"/>
                <w:sz w:val="22"/>
                <w:szCs w:val="22"/>
              </w:rPr>
              <w:t>-</w:t>
            </w:r>
          </w:p>
        </w:tc>
      </w:tr>
      <w:tr w:rsidR="01FA0FEB" w14:paraId="33C31E77" w14:textId="77777777" w:rsidTr="2E4280F7">
        <w:trPr>
          <w:trHeight w:val="300"/>
        </w:trPr>
        <w:tc>
          <w:tcPr>
            <w:tcW w:w="1458" w:type="dxa"/>
            <w:tcBorders>
              <w:top w:val="single" w:sz="8" w:space="0" w:color="auto"/>
              <w:left w:val="single" w:sz="8" w:space="0" w:color="auto"/>
              <w:bottom w:val="single" w:sz="8" w:space="0" w:color="auto"/>
              <w:right w:val="single" w:sz="8" w:space="0" w:color="auto"/>
            </w:tcBorders>
            <w:tcMar>
              <w:left w:w="108" w:type="dxa"/>
              <w:right w:w="108" w:type="dxa"/>
            </w:tcMar>
          </w:tcPr>
          <w:p w14:paraId="21B03034" w14:textId="4565B13D"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Gene Coding Method</w:t>
            </w:r>
            <w:r w:rsidR="00B608CC">
              <w:rPr>
                <w:rFonts w:ascii="Times New Roman" w:eastAsia="Times New Roman" w:hAnsi="Times New Roman"/>
                <w:sz w:val="22"/>
                <w:szCs w:val="22"/>
              </w:rPr>
              <w:t xml:space="preserve"> [6]</w:t>
            </w:r>
          </w:p>
        </w:tc>
        <w:tc>
          <w:tcPr>
            <w:tcW w:w="885" w:type="dxa"/>
            <w:tcBorders>
              <w:top w:val="single" w:sz="8" w:space="0" w:color="auto"/>
              <w:left w:val="single" w:sz="8" w:space="0" w:color="auto"/>
              <w:bottom w:val="single" w:sz="8" w:space="0" w:color="auto"/>
              <w:right w:val="single" w:sz="8" w:space="0" w:color="auto"/>
            </w:tcBorders>
            <w:tcMar>
              <w:left w:w="108" w:type="dxa"/>
              <w:right w:w="108" w:type="dxa"/>
            </w:tcMar>
          </w:tcPr>
          <w:p w14:paraId="0966B162" w14:textId="2A4BE165"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1257" w:type="dxa"/>
            <w:tcBorders>
              <w:top w:val="single" w:sz="8" w:space="0" w:color="auto"/>
              <w:left w:val="single" w:sz="8" w:space="0" w:color="auto"/>
              <w:bottom w:val="single" w:sz="8" w:space="0" w:color="auto"/>
              <w:right w:val="single" w:sz="8" w:space="0" w:color="auto"/>
            </w:tcBorders>
            <w:tcMar>
              <w:left w:w="108" w:type="dxa"/>
              <w:right w:w="108" w:type="dxa"/>
            </w:tcMar>
          </w:tcPr>
          <w:p w14:paraId="29D2726B" w14:textId="37A02B47"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930" w:type="dxa"/>
            <w:tcBorders>
              <w:top w:val="single" w:sz="8" w:space="0" w:color="auto"/>
              <w:left w:val="single" w:sz="8" w:space="0" w:color="auto"/>
              <w:bottom w:val="single" w:sz="8" w:space="0" w:color="auto"/>
              <w:right w:val="single" w:sz="8" w:space="0" w:color="auto"/>
            </w:tcBorders>
            <w:tcMar>
              <w:left w:w="108" w:type="dxa"/>
              <w:right w:w="108" w:type="dxa"/>
            </w:tcMar>
          </w:tcPr>
          <w:p w14:paraId="79A86FFA" w14:textId="161742A5"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94.7%</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45B118CA" w14:textId="0BABF0F6"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881" w:type="dxa"/>
            <w:tcBorders>
              <w:top w:val="single" w:sz="8" w:space="0" w:color="auto"/>
              <w:left w:val="single" w:sz="8" w:space="0" w:color="auto"/>
              <w:bottom w:val="single" w:sz="8" w:space="0" w:color="auto"/>
              <w:right w:val="single" w:sz="8" w:space="0" w:color="auto"/>
            </w:tcBorders>
            <w:tcMar>
              <w:left w:w="108" w:type="dxa"/>
              <w:right w:w="108" w:type="dxa"/>
            </w:tcMar>
          </w:tcPr>
          <w:p w14:paraId="17C13F36" w14:textId="0B5CD519"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660" w:type="dxa"/>
            <w:tcBorders>
              <w:top w:val="single" w:sz="8" w:space="0" w:color="auto"/>
              <w:left w:val="single" w:sz="8" w:space="0" w:color="auto"/>
              <w:bottom w:val="single" w:sz="8" w:space="0" w:color="auto"/>
              <w:right w:val="single" w:sz="8" w:space="0" w:color="auto"/>
            </w:tcBorders>
            <w:tcMar>
              <w:left w:w="108" w:type="dxa"/>
              <w:right w:w="108" w:type="dxa"/>
            </w:tcMar>
          </w:tcPr>
          <w:p w14:paraId="4D0102C3" w14:textId="512FCE17"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w:t>
            </w:r>
          </w:p>
        </w:tc>
        <w:tc>
          <w:tcPr>
            <w:tcW w:w="1173" w:type="dxa"/>
            <w:tcBorders>
              <w:top w:val="single" w:sz="8" w:space="0" w:color="auto"/>
              <w:left w:val="single" w:sz="8" w:space="0" w:color="auto"/>
              <w:bottom w:val="single" w:sz="8" w:space="0" w:color="auto"/>
              <w:right w:val="single" w:sz="8" w:space="0" w:color="auto"/>
            </w:tcBorders>
            <w:tcMar>
              <w:left w:w="108" w:type="dxa"/>
              <w:right w:w="108" w:type="dxa"/>
            </w:tcMar>
          </w:tcPr>
          <w:p w14:paraId="5B454862" w14:textId="05FF0648" w:rsidR="01FA0FEB" w:rsidRDefault="01FA0FEB" w:rsidP="01FA0FEB">
            <w:pPr>
              <w:rPr>
                <w:rFonts w:ascii="Times New Roman" w:eastAsia="Times New Roman" w:hAnsi="Times New Roman"/>
                <w:sz w:val="22"/>
                <w:szCs w:val="22"/>
              </w:rPr>
            </w:pPr>
            <w:r w:rsidRPr="01FA0FEB">
              <w:rPr>
                <w:rFonts w:ascii="Times New Roman" w:eastAsia="Times New Roman" w:hAnsi="Times New Roman"/>
                <w:sz w:val="22"/>
                <w:szCs w:val="22"/>
              </w:rPr>
              <w:t xml:space="preserve"> </w:t>
            </w:r>
            <w:r w:rsidR="007D1541">
              <w:rPr>
                <w:rFonts w:ascii="Times New Roman" w:eastAsia="Times New Roman" w:hAnsi="Times New Roman"/>
                <w:sz w:val="22"/>
                <w:szCs w:val="22"/>
              </w:rPr>
              <w:t>-</w:t>
            </w:r>
          </w:p>
        </w:tc>
      </w:tr>
    </w:tbl>
    <w:p w14:paraId="755CBC6C" w14:textId="76D0ECC5" w:rsidR="519C665E" w:rsidRDefault="00162AF2" w:rsidP="00861885">
      <w:pPr>
        <w:spacing w:line="276" w:lineRule="auto"/>
        <w:jc w:val="center"/>
        <w:rPr>
          <w:rFonts w:ascii="Aptos" w:eastAsia="Aptos" w:hAnsi="Aptos" w:cs="Aptos"/>
          <w:sz w:val="24"/>
          <w:szCs w:val="24"/>
        </w:rPr>
      </w:pPr>
      <w:r>
        <w:rPr>
          <w:rFonts w:ascii="Aptos" w:eastAsia="Aptos" w:hAnsi="Aptos" w:cs="Aptos"/>
          <w:sz w:val="24"/>
          <w:szCs w:val="24"/>
        </w:rPr>
        <w:t>Figure</w:t>
      </w:r>
      <w:r w:rsidR="00861885">
        <w:rPr>
          <w:rFonts w:ascii="Aptos" w:eastAsia="Aptos" w:hAnsi="Aptos" w:cs="Aptos"/>
          <w:sz w:val="24"/>
          <w:szCs w:val="24"/>
        </w:rPr>
        <w:t xml:space="preserve"> 2.6 Comparison of 3 techniques</w:t>
      </w:r>
    </w:p>
    <w:p w14:paraId="6C50ECE5" w14:textId="77777777" w:rsidR="00861885" w:rsidRDefault="00861885" w:rsidP="01FA0FEB">
      <w:pPr>
        <w:spacing w:line="276" w:lineRule="auto"/>
        <w:jc w:val="both"/>
      </w:pPr>
    </w:p>
    <w:p w14:paraId="3A2D225D" w14:textId="4904A328" w:rsidR="519C665E" w:rsidRDefault="5B78763D" w:rsidP="01FA0FEB">
      <w:pPr>
        <w:spacing w:line="276" w:lineRule="auto"/>
        <w:jc w:val="both"/>
      </w:pPr>
      <w:r w:rsidRPr="01FA0FEB">
        <w:rPr>
          <w:rFonts w:ascii="Aptos" w:eastAsia="Aptos" w:hAnsi="Aptos" w:cs="Aptos"/>
          <w:sz w:val="24"/>
          <w:szCs w:val="24"/>
        </w:rPr>
        <w:t>Combined Dataset = combination of existing datasets like GTSRB (Germany), KLU (Belgium), MASTIF (Croatia), Stereo polis (France), RUG (Netherland), STS (Sweden), and additional images was captured around the UTBM laboratory at the site Belfort, France.</w:t>
      </w:r>
    </w:p>
    <w:p w14:paraId="4852608C" w14:textId="77777777" w:rsidR="00B05663" w:rsidRDefault="00B05663" w:rsidP="0034395B">
      <w:pPr>
        <w:spacing w:after="0" w:line="360" w:lineRule="auto"/>
        <w:rPr>
          <w:rFonts w:ascii="Times New Roman" w:eastAsia="SimSun" w:hAnsi="Times New Roman" w:cs="Times New Roman"/>
          <w:b/>
          <w:sz w:val="32"/>
          <w:szCs w:val="32"/>
          <w:lang w:val="en-US" w:eastAsia="en-US" w:bidi="en-US"/>
        </w:rPr>
      </w:pPr>
    </w:p>
    <w:p w14:paraId="09064450" w14:textId="77777777" w:rsidR="007D1541" w:rsidRDefault="007D1541" w:rsidP="0034395B">
      <w:pPr>
        <w:spacing w:after="0" w:line="360" w:lineRule="auto"/>
        <w:rPr>
          <w:rFonts w:ascii="Times New Roman" w:eastAsia="SimSun" w:hAnsi="Times New Roman" w:cs="Times New Roman"/>
          <w:b/>
          <w:sz w:val="32"/>
          <w:szCs w:val="32"/>
          <w:lang w:val="en-US" w:eastAsia="en-US" w:bidi="en-US"/>
        </w:rPr>
        <w:sectPr w:rsidR="007D1541" w:rsidSect="00F713D9">
          <w:headerReference w:type="default" r:id="rId40"/>
          <w:pgSz w:w="11906" w:h="16838"/>
          <w:pgMar w:top="1440" w:right="1440" w:bottom="1440" w:left="2160" w:header="720" w:footer="578" w:gutter="0"/>
          <w:pgNumType w:chapStyle="1"/>
          <w:cols w:space="708"/>
          <w:docGrid w:linePitch="360"/>
        </w:sectPr>
      </w:pPr>
    </w:p>
    <w:p w14:paraId="444DFEC9" w14:textId="77777777" w:rsidR="00EF5D5F" w:rsidRDefault="00EF5D5F" w:rsidP="00EF5D5F">
      <w:pPr>
        <w:spacing w:after="0" w:line="360" w:lineRule="auto"/>
        <w:rPr>
          <w:rFonts w:ascii="Times New Roman" w:eastAsia="SimSun" w:hAnsi="Times New Roman" w:cs="Times New Roman"/>
          <w:b/>
          <w:sz w:val="32"/>
          <w:szCs w:val="32"/>
          <w:lang w:val="en-US" w:eastAsia="en-US" w:bidi="en-US"/>
        </w:rPr>
      </w:pPr>
    </w:p>
    <w:p w14:paraId="3EBA167E" w14:textId="77777777" w:rsidR="008C467A" w:rsidRDefault="00EF5D5F" w:rsidP="008C467A">
      <w:pPr>
        <w:pStyle w:val="Heading1"/>
      </w:pPr>
      <w:bookmarkStart w:id="44" w:name="_Toc177135306"/>
      <w:r w:rsidRPr="001737C6">
        <w:t xml:space="preserve">Chapter </w:t>
      </w:r>
      <w:r>
        <w:t>3</w:t>
      </w:r>
      <w:bookmarkEnd w:id="44"/>
      <w:r w:rsidR="008C467A">
        <w:t xml:space="preserve"> </w:t>
      </w:r>
    </w:p>
    <w:p w14:paraId="1250D01D" w14:textId="52AC8012" w:rsidR="00EF5D5F" w:rsidRPr="008C467A" w:rsidRDefault="00EF5D5F" w:rsidP="008C467A">
      <w:pPr>
        <w:pStyle w:val="Heading1"/>
      </w:pPr>
      <w:bookmarkStart w:id="45" w:name="_Toc177135307"/>
      <w:r>
        <w:t>System Methodology/</w:t>
      </w:r>
      <w:r w:rsidRPr="0088660D">
        <w:t xml:space="preserve"> Approach and</w:t>
      </w:r>
      <w:r w:rsidR="008C467A">
        <w:t xml:space="preserve"> </w:t>
      </w:r>
      <w:r w:rsidRPr="0088660D">
        <w:t>Design</w:t>
      </w:r>
      <w:bookmarkEnd w:id="45"/>
    </w:p>
    <w:p w14:paraId="414CAC32" w14:textId="77777777" w:rsidR="00EF5D5F" w:rsidRPr="0040328E" w:rsidRDefault="00EF5D5F" w:rsidP="00EF5D5F">
      <w:pPr>
        <w:pStyle w:val="Heading2"/>
      </w:pPr>
      <w:bookmarkStart w:id="46" w:name="_Toc177135308"/>
      <w:r>
        <w:t xml:space="preserve">3.1 </w:t>
      </w:r>
      <w:r>
        <w:tab/>
      </w:r>
      <w:r w:rsidRPr="0088660D">
        <w:t>System Design Diagram/Equation</w:t>
      </w:r>
      <w:bookmarkEnd w:id="46"/>
    </w:p>
    <w:p w14:paraId="3576D4D4" w14:textId="77777777" w:rsidR="00EF5D5F" w:rsidRDefault="00EF5D5F" w:rsidP="00EF5D5F">
      <w:pPr>
        <w:spacing w:line="360" w:lineRule="auto"/>
      </w:pPr>
      <w:bookmarkStart w:id="47" w:name="_Toc177135309"/>
      <w:r w:rsidRPr="008C467A">
        <w:rPr>
          <w:rStyle w:val="Heading3Char"/>
        </w:rPr>
        <w:t xml:space="preserve">3.1.1 </w:t>
      </w:r>
      <w:r w:rsidRPr="008C467A">
        <w:rPr>
          <w:rStyle w:val="Heading3Char"/>
        </w:rPr>
        <w:tab/>
        <w:t>System Architecture Diagram</w:t>
      </w:r>
      <w:bookmarkEnd w:id="47"/>
      <w:r>
        <w:rPr>
          <w:noProof/>
        </w:rPr>
        <w:drawing>
          <wp:inline distT="0" distB="0" distL="0" distR="0" wp14:anchorId="7EDDFF01" wp14:editId="258CC5D2">
            <wp:extent cx="4504783" cy="5057336"/>
            <wp:effectExtent l="0" t="0" r="0" b="0"/>
            <wp:docPr id="4" name="Picture 4"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81911" name="Picture 1713081911" descr="A diagram of a model&#10;&#10;Description automatically generated"/>
                    <pic:cNvPicPr/>
                  </pic:nvPicPr>
                  <pic:blipFill rotWithShape="1">
                    <a:blip r:embed="rId41">
                      <a:extLst>
                        <a:ext uri="{28A0092B-C50C-407E-A947-70E740481C1C}">
                          <a14:useLocalDpi xmlns:a14="http://schemas.microsoft.com/office/drawing/2010/main" val="0"/>
                        </a:ext>
                      </a:extLst>
                    </a:blip>
                    <a:srcRect l="-12" t="-133" r="12" b="4109"/>
                    <a:stretch/>
                  </pic:blipFill>
                  <pic:spPr bwMode="auto">
                    <a:xfrm>
                      <a:off x="0" y="0"/>
                      <a:ext cx="4505325" cy="5057945"/>
                    </a:xfrm>
                    <a:prstGeom prst="rect">
                      <a:avLst/>
                    </a:prstGeom>
                    <a:ln>
                      <a:noFill/>
                    </a:ln>
                    <a:extLst>
                      <a:ext uri="{53640926-AAD7-44D8-BBD7-CCE9431645EC}">
                        <a14:shadowObscured xmlns:a14="http://schemas.microsoft.com/office/drawing/2010/main"/>
                      </a:ext>
                    </a:extLst>
                  </pic:spPr>
                </pic:pic>
              </a:graphicData>
            </a:graphic>
          </wp:inline>
        </w:drawing>
      </w:r>
    </w:p>
    <w:p w14:paraId="2ACF9A9D" w14:textId="77777777" w:rsidR="00EF5D5F" w:rsidRPr="00B05663" w:rsidRDefault="00EF5D5F" w:rsidP="00EF5D5F">
      <w:pPr>
        <w:spacing w:line="360" w:lineRule="auto"/>
        <w:jc w:val="center"/>
        <w:rPr>
          <w:rFonts w:ascii="Times New Roman" w:hAnsi="Times New Roman" w:cs="Times New Roman"/>
          <w:i/>
          <w:iCs/>
          <w:sz w:val="24"/>
          <w:szCs w:val="24"/>
        </w:rPr>
      </w:pPr>
      <w:r w:rsidRPr="180AB1DA">
        <w:rPr>
          <w:rFonts w:ascii="Times New Roman" w:hAnsi="Times New Roman" w:cs="Times New Roman"/>
          <w:i/>
          <w:iCs/>
          <w:sz w:val="24"/>
          <w:szCs w:val="24"/>
        </w:rPr>
        <w:t>Figure 3.1.1.1 Flow of the Proposed Method</w:t>
      </w:r>
    </w:p>
    <w:p w14:paraId="796B4B74" w14:textId="69F5086F" w:rsidR="00EF5D5F" w:rsidRDefault="00EF5D5F" w:rsidP="00EF5D5F">
      <w:pPr>
        <w:spacing w:line="360" w:lineRule="auto"/>
        <w:ind w:firstLine="720"/>
        <w:jc w:val="both"/>
      </w:pPr>
      <w:r w:rsidRPr="4C31869E">
        <w:rPr>
          <w:rFonts w:ascii="Times New Roman" w:eastAsia="Times New Roman" w:hAnsi="Times New Roman" w:cs="Times New Roman"/>
          <w:sz w:val="24"/>
          <w:szCs w:val="24"/>
        </w:rPr>
        <w:t xml:space="preserve">The proposed method of this project is categorized into different phases in the development, which are data acquisition, data pre-processing, model architecture construction, hyperparameter </w:t>
      </w:r>
      <w:r w:rsidR="00637ACB" w:rsidRPr="4C31869E">
        <w:rPr>
          <w:rFonts w:ascii="Times New Roman" w:eastAsia="Times New Roman" w:hAnsi="Times New Roman" w:cs="Times New Roman"/>
          <w:sz w:val="24"/>
          <w:szCs w:val="24"/>
        </w:rPr>
        <w:t>tunin</w:t>
      </w:r>
      <w:r w:rsidR="00637ACB">
        <w:rPr>
          <w:rFonts w:ascii="Times New Roman" w:eastAsia="Times New Roman" w:hAnsi="Times New Roman" w:cs="Times New Roman"/>
          <w:sz w:val="24"/>
          <w:szCs w:val="24"/>
        </w:rPr>
        <w:t>g</w:t>
      </w:r>
      <w:r w:rsidRPr="4C31869E">
        <w:rPr>
          <w:rFonts w:ascii="Times New Roman" w:eastAsia="Times New Roman" w:hAnsi="Times New Roman" w:cs="Times New Roman"/>
          <w:sz w:val="24"/>
          <w:szCs w:val="24"/>
        </w:rPr>
        <w:t xml:space="preserve"> and performance evaluation. </w:t>
      </w:r>
    </w:p>
    <w:p w14:paraId="243A99DA" w14:textId="77777777" w:rsidR="00EF5D5F" w:rsidRDefault="00EF5D5F" w:rsidP="00EF5D5F">
      <w:pPr>
        <w:spacing w:line="360" w:lineRule="auto"/>
        <w:ind w:firstLine="720"/>
        <w:jc w:val="both"/>
        <w:rPr>
          <w:rFonts w:ascii="Times New Roman" w:eastAsia="Times New Roman" w:hAnsi="Times New Roman" w:cs="Times New Roman"/>
          <w:sz w:val="24"/>
          <w:szCs w:val="24"/>
        </w:rPr>
      </w:pPr>
      <w:r w:rsidRPr="01FA0FEB">
        <w:rPr>
          <w:rFonts w:ascii="Times New Roman" w:eastAsia="Times New Roman" w:hAnsi="Times New Roman" w:cs="Times New Roman"/>
          <w:sz w:val="24"/>
          <w:szCs w:val="24"/>
        </w:rPr>
        <w:t>During data acquisition stage, thousands of traffic sign images are collected from Chinese Traffic Sign Database (CTSD). Then these images are cropped and pre-</w:t>
      </w:r>
      <w:r w:rsidRPr="01FA0FEB">
        <w:rPr>
          <w:rFonts w:ascii="Times New Roman" w:eastAsia="Times New Roman" w:hAnsi="Times New Roman" w:cs="Times New Roman"/>
          <w:sz w:val="24"/>
          <w:szCs w:val="24"/>
        </w:rPr>
        <w:lastRenderedPageBreak/>
        <w:t>processed, such as data split, image resizing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noice</w:t>
      </w:r>
      <w:proofErr w:type="spellEnd"/>
      <w:r>
        <w:rPr>
          <w:rFonts w:ascii="Times New Roman" w:eastAsia="Times New Roman" w:hAnsi="Times New Roman" w:cs="Times New Roman"/>
          <w:sz w:val="24"/>
          <w:szCs w:val="24"/>
        </w:rPr>
        <w:t xml:space="preserve"> reduction, </w:t>
      </w:r>
      <w:r w:rsidRPr="01FA0FEB">
        <w:rPr>
          <w:rFonts w:ascii="Times New Roman" w:eastAsia="Times New Roman" w:hAnsi="Times New Roman" w:cs="Times New Roman"/>
          <w:sz w:val="24"/>
          <w:szCs w:val="24"/>
        </w:rPr>
        <w:t xml:space="preserve">grayscale conversion, CLAHE and image normalization and one-hot encoding. </w:t>
      </w:r>
    </w:p>
    <w:p w14:paraId="772D0BA5" w14:textId="77777777" w:rsidR="00EF5D5F" w:rsidRDefault="00EF5D5F" w:rsidP="00EF5D5F">
      <w:pPr>
        <w:spacing w:line="360" w:lineRule="auto"/>
        <w:ind w:firstLine="720"/>
        <w:jc w:val="both"/>
        <w:rPr>
          <w:rFonts w:ascii="Times New Roman" w:eastAsia="Times New Roman" w:hAnsi="Times New Roman" w:cs="Times New Roman"/>
          <w:sz w:val="24"/>
          <w:szCs w:val="24"/>
        </w:rPr>
      </w:pPr>
      <w:r w:rsidRPr="01FA0FEB">
        <w:rPr>
          <w:rFonts w:ascii="Times New Roman" w:eastAsia="Times New Roman" w:hAnsi="Times New Roman" w:cs="Times New Roman"/>
          <w:sz w:val="24"/>
          <w:szCs w:val="24"/>
        </w:rPr>
        <w:t xml:space="preserve">After the data pre-processing stage, the images will go through the CNNs model. Our CNNs model will consist of four Convolutional layers followed by two </w:t>
      </w:r>
      <w:proofErr w:type="spellStart"/>
      <w:r w:rsidRPr="01FA0FEB">
        <w:rPr>
          <w:rFonts w:ascii="Times New Roman" w:eastAsia="Times New Roman" w:hAnsi="Times New Roman" w:cs="Times New Roman"/>
          <w:sz w:val="24"/>
          <w:szCs w:val="24"/>
        </w:rPr>
        <w:t>MaxPooling</w:t>
      </w:r>
      <w:proofErr w:type="spellEnd"/>
      <w:r w:rsidRPr="01FA0FEB">
        <w:rPr>
          <w:rFonts w:ascii="Times New Roman" w:eastAsia="Times New Roman" w:hAnsi="Times New Roman" w:cs="Times New Roman"/>
          <w:sz w:val="24"/>
          <w:szCs w:val="24"/>
        </w:rPr>
        <w:t xml:space="preserve"> layers, a Flatten layer and a fully connected Dense layer. The output will then be trained with appropriate epochs and batch size. </w:t>
      </w:r>
    </w:p>
    <w:p w14:paraId="195E3816" w14:textId="00155F15" w:rsidR="00EF5D5F" w:rsidRDefault="00EF5D5F" w:rsidP="00062E8A">
      <w:pPr>
        <w:spacing w:line="360" w:lineRule="auto"/>
        <w:ind w:firstLine="720"/>
        <w:jc w:val="both"/>
        <w:rPr>
          <w:rFonts w:ascii="Times New Roman" w:eastAsia="Times New Roman" w:hAnsi="Times New Roman" w:cs="Times New Roman"/>
          <w:sz w:val="24"/>
          <w:szCs w:val="24"/>
        </w:rPr>
      </w:pPr>
      <w:r w:rsidRPr="01FA0FEB">
        <w:rPr>
          <w:rFonts w:ascii="Times New Roman" w:eastAsia="Times New Roman" w:hAnsi="Times New Roman" w:cs="Times New Roman"/>
          <w:sz w:val="24"/>
          <w:szCs w:val="24"/>
        </w:rPr>
        <w:t xml:space="preserve">The model will be evaluated based on accuracy, loss and confusion matrix on the test set, and tuned by setting new batch size and epochs as well as performing Bayesian optimization. </w:t>
      </w:r>
      <w:proofErr w:type="gramStart"/>
      <w:r w:rsidRPr="01FA0FEB">
        <w:rPr>
          <w:rFonts w:ascii="Times New Roman" w:eastAsia="Times New Roman" w:hAnsi="Times New Roman" w:cs="Times New Roman"/>
          <w:sz w:val="24"/>
          <w:szCs w:val="24"/>
        </w:rPr>
        <w:t>Last but not least</w:t>
      </w:r>
      <w:proofErr w:type="gramEnd"/>
      <w:r w:rsidRPr="01FA0FEB">
        <w:rPr>
          <w:rFonts w:ascii="Times New Roman" w:eastAsia="Times New Roman" w:hAnsi="Times New Roman" w:cs="Times New Roman"/>
          <w:sz w:val="24"/>
          <w:szCs w:val="24"/>
        </w:rPr>
        <w:t>, the performance is evaluated via precision, recall, F1-score, ROC curve and AUC. Eventually, a traffic sign classification model is delivered. When the users upload or show traffic sign image, the model will interpret and display the meaning of the traffic sign.</w:t>
      </w:r>
    </w:p>
    <w:p w14:paraId="4E9A5E96" w14:textId="77777777" w:rsidR="00EF5D5F" w:rsidRPr="008C467A" w:rsidRDefault="00EF5D5F" w:rsidP="008C467A">
      <w:pPr>
        <w:pStyle w:val="Heading3"/>
      </w:pPr>
      <w:bookmarkStart w:id="48" w:name="_Toc177135310"/>
      <w:r w:rsidRPr="008C467A">
        <w:rPr>
          <w:rStyle w:val="Heading3Char"/>
          <w:b/>
          <w:bCs/>
        </w:rPr>
        <w:t xml:space="preserve">3.1.2 </w:t>
      </w:r>
      <w:r w:rsidRPr="008C467A">
        <w:tab/>
        <w:t>Use Case Diagram and Description</w:t>
      </w:r>
      <w:bookmarkEnd w:id="48"/>
    </w:p>
    <w:p w14:paraId="132B7BFC" w14:textId="77777777" w:rsidR="00EF5D5F" w:rsidRPr="0088660D" w:rsidRDefault="00EF5D5F" w:rsidP="00EF5D5F">
      <w:pPr>
        <w:spacing w:line="360" w:lineRule="auto"/>
        <w:jc w:val="both"/>
        <w:rPr>
          <w:rFonts w:ascii="Cambria" w:eastAsia="SimSun" w:hAnsi="Cambria"/>
          <w:b/>
          <w:bCs/>
          <w:sz w:val="26"/>
          <w:szCs w:val="26"/>
          <w:lang w:val="en-US"/>
        </w:rPr>
      </w:pPr>
    </w:p>
    <w:p w14:paraId="06401DB6" w14:textId="77777777" w:rsidR="00EF5D5F" w:rsidRPr="0077469B" w:rsidRDefault="00EF5D5F" w:rsidP="00EF5D5F">
      <w:pPr>
        <w:pStyle w:val="ListParagraph"/>
        <w:numPr>
          <w:ilvl w:val="0"/>
          <w:numId w:val="9"/>
        </w:numPr>
        <w:spacing w:line="360" w:lineRule="auto"/>
        <w:ind w:left="480" w:hanging="480"/>
        <w:jc w:val="both"/>
        <w:rPr>
          <w:rFonts w:ascii="Times New Roman" w:eastAsia="Times New Roman" w:hAnsi="Times New Roman"/>
          <w:lang w:val="en-MY"/>
        </w:rPr>
      </w:pPr>
      <w:r w:rsidRPr="2DD23640">
        <w:rPr>
          <w:rFonts w:ascii="Times New Roman" w:eastAsia="Times New Roman" w:hAnsi="Times New Roman"/>
          <w:lang w:val="en-MY"/>
        </w:rPr>
        <w:t>User shall select and input the traffic signs to the traffic sign classification model</w:t>
      </w:r>
    </w:p>
    <w:p w14:paraId="64C07434" w14:textId="77777777" w:rsidR="00EF5D5F" w:rsidRPr="0077469B" w:rsidRDefault="00EF5D5F" w:rsidP="00EF5D5F">
      <w:pPr>
        <w:pStyle w:val="ListParagraph"/>
        <w:numPr>
          <w:ilvl w:val="0"/>
          <w:numId w:val="9"/>
        </w:numPr>
        <w:spacing w:line="360" w:lineRule="auto"/>
        <w:ind w:left="480" w:hanging="480"/>
        <w:jc w:val="both"/>
        <w:rPr>
          <w:rFonts w:ascii="Times New Roman" w:eastAsia="Times New Roman" w:hAnsi="Times New Roman"/>
          <w:lang w:val="en-MY"/>
        </w:rPr>
      </w:pPr>
      <w:r w:rsidRPr="2DD23640">
        <w:rPr>
          <w:rFonts w:ascii="Times New Roman" w:eastAsia="Times New Roman" w:hAnsi="Times New Roman"/>
          <w:lang w:val="en-MY"/>
        </w:rPr>
        <w:t xml:space="preserve">User </w:t>
      </w:r>
      <w:proofErr w:type="gramStart"/>
      <w:r w:rsidRPr="2DD23640">
        <w:rPr>
          <w:rFonts w:ascii="Times New Roman" w:eastAsia="Times New Roman" w:hAnsi="Times New Roman"/>
          <w:lang w:val="en-MY"/>
        </w:rPr>
        <w:t>shall</w:t>
      </w:r>
      <w:proofErr w:type="gramEnd"/>
      <w:r w:rsidRPr="2DD23640">
        <w:rPr>
          <w:rFonts w:ascii="Times New Roman" w:eastAsia="Times New Roman" w:hAnsi="Times New Roman"/>
          <w:lang w:val="en-MY"/>
        </w:rPr>
        <w:t xml:space="preserve"> able to classify the traffic signs </w:t>
      </w:r>
    </w:p>
    <w:p w14:paraId="52A85A17" w14:textId="7F976C02" w:rsidR="00062E8A" w:rsidRPr="00062E8A" w:rsidRDefault="00EF5D5F" w:rsidP="008C467A">
      <w:pPr>
        <w:pStyle w:val="ListParagraph"/>
        <w:numPr>
          <w:ilvl w:val="0"/>
          <w:numId w:val="9"/>
        </w:numPr>
        <w:spacing w:line="360" w:lineRule="auto"/>
        <w:ind w:left="480" w:hanging="480"/>
        <w:jc w:val="both"/>
        <w:rPr>
          <w:rFonts w:ascii="Times New Roman" w:eastAsia="Times New Roman" w:hAnsi="Times New Roman"/>
          <w:lang w:val="en-MY"/>
        </w:rPr>
      </w:pPr>
      <w:r w:rsidRPr="2DD23640">
        <w:rPr>
          <w:rFonts w:ascii="Times New Roman" w:eastAsia="Times New Roman" w:hAnsi="Times New Roman"/>
          <w:lang w:val="en-MY"/>
        </w:rPr>
        <w:t xml:space="preserve">User </w:t>
      </w:r>
      <w:proofErr w:type="gramStart"/>
      <w:r w:rsidRPr="2DD23640">
        <w:rPr>
          <w:rFonts w:ascii="Times New Roman" w:eastAsia="Times New Roman" w:hAnsi="Times New Roman"/>
          <w:lang w:val="en-MY"/>
        </w:rPr>
        <w:t>shall</w:t>
      </w:r>
      <w:proofErr w:type="gramEnd"/>
      <w:r w:rsidRPr="2DD23640">
        <w:rPr>
          <w:rFonts w:ascii="Times New Roman" w:eastAsia="Times New Roman" w:hAnsi="Times New Roman"/>
          <w:lang w:val="en-MY"/>
        </w:rPr>
        <w:t xml:space="preserve"> able to identify the result of accuracy on the classification process </w:t>
      </w:r>
    </w:p>
    <w:p w14:paraId="7E0261A2" w14:textId="6C56A297" w:rsidR="00EF5D5F" w:rsidRPr="008C467A" w:rsidRDefault="00EF5D5F" w:rsidP="008C467A">
      <w:pPr>
        <w:pStyle w:val="Heading3"/>
      </w:pPr>
      <w:bookmarkStart w:id="49" w:name="_Toc177135311"/>
      <w:r w:rsidRPr="008C467A">
        <w:rPr>
          <w:rStyle w:val="Heading3Char"/>
          <w:b/>
          <w:bCs/>
        </w:rPr>
        <w:t>3.1.</w:t>
      </w:r>
      <w:r w:rsidR="00062E8A">
        <w:rPr>
          <w:rStyle w:val="Heading3Char"/>
          <w:b/>
          <w:bCs/>
        </w:rPr>
        <w:t>4</w:t>
      </w:r>
      <w:r w:rsidRPr="008C467A">
        <w:tab/>
      </w:r>
      <w:r w:rsidRPr="008C467A">
        <w:rPr>
          <w:rStyle w:val="Heading3Char"/>
          <w:b/>
          <w:bCs/>
        </w:rPr>
        <w:t>System Performance Definition</w:t>
      </w:r>
      <w:bookmarkEnd w:id="49"/>
      <w:r w:rsidRPr="008C467A">
        <w:t xml:space="preserve">  </w:t>
      </w:r>
    </w:p>
    <w:p w14:paraId="3C688DF2" w14:textId="77777777" w:rsidR="00EF5D5F" w:rsidRPr="0077469B" w:rsidRDefault="00EF5D5F" w:rsidP="00EF5D5F">
      <w:pPr>
        <w:spacing w:line="360" w:lineRule="auto"/>
        <w:ind w:firstLine="720"/>
        <w:jc w:val="both"/>
      </w:pPr>
      <w:r w:rsidRPr="519C665E">
        <w:rPr>
          <w:rFonts w:ascii="Times New Roman" w:eastAsia="Times New Roman" w:hAnsi="Times New Roman" w:cs="Times New Roman"/>
          <w:sz w:val="24"/>
          <w:szCs w:val="24"/>
        </w:rPr>
        <w:t xml:space="preserve">System performance is one of the crucial aspects to be considered when performing training in the traffic sign classification model, as one mistake might lead to undesirable consequences like car accident </w:t>
      </w:r>
      <w:proofErr w:type="gramStart"/>
      <w:r w:rsidRPr="519C665E">
        <w:rPr>
          <w:rFonts w:ascii="Times New Roman" w:eastAsia="Times New Roman" w:hAnsi="Times New Roman" w:cs="Times New Roman"/>
          <w:sz w:val="24"/>
          <w:szCs w:val="24"/>
        </w:rPr>
        <w:t>and etc.</w:t>
      </w:r>
      <w:proofErr w:type="gramEnd"/>
      <w:r w:rsidRPr="519C665E">
        <w:rPr>
          <w:rFonts w:ascii="Times New Roman" w:eastAsia="Times New Roman" w:hAnsi="Times New Roman" w:cs="Times New Roman"/>
          <w:sz w:val="24"/>
          <w:szCs w:val="24"/>
        </w:rPr>
        <w:t xml:space="preserve"> </w:t>
      </w:r>
    </w:p>
    <w:p w14:paraId="121A4DC4" w14:textId="77777777" w:rsidR="00EF5D5F" w:rsidRDefault="00EF5D5F" w:rsidP="00EF5D5F">
      <w:pPr>
        <w:spacing w:line="360" w:lineRule="auto"/>
        <w:ind w:firstLine="720"/>
        <w:jc w:val="both"/>
        <w:rPr>
          <w:rFonts w:ascii="Times New Roman" w:eastAsia="Times New Roman" w:hAnsi="Times New Roman" w:cs="Times New Roman"/>
          <w:sz w:val="24"/>
          <w:szCs w:val="24"/>
        </w:rPr>
      </w:pPr>
      <w:r w:rsidRPr="4C31869E">
        <w:rPr>
          <w:rFonts w:ascii="Times New Roman" w:eastAsia="Times New Roman" w:hAnsi="Times New Roman" w:cs="Times New Roman"/>
          <w:sz w:val="24"/>
          <w:szCs w:val="24"/>
        </w:rPr>
        <w:t>Firstly, cross validation method should be applied to during model training by separating the datasets into k, each iteration will use (k-1) for the training folds, the rest will be the validation folds. And under each iteration, the validation folds will be switched alternately. By applying this approach, it prevents the model from overfitting as different subsets of data are used for validation and testing.</w:t>
      </w:r>
    </w:p>
    <w:p w14:paraId="16260B4F" w14:textId="77777777" w:rsidR="00EF5D5F" w:rsidRPr="0077469B" w:rsidRDefault="00EF5D5F" w:rsidP="00EF5D5F">
      <w:pPr>
        <w:spacing w:line="360" w:lineRule="auto"/>
        <w:ind w:firstLine="720"/>
        <w:jc w:val="both"/>
        <w:rPr>
          <w:rFonts w:ascii="Times New Roman" w:eastAsia="Times New Roman" w:hAnsi="Times New Roman" w:cs="Times New Roman"/>
          <w:sz w:val="24"/>
          <w:szCs w:val="24"/>
        </w:rPr>
      </w:pPr>
      <w:r w:rsidRPr="7DDCB248">
        <w:rPr>
          <w:rFonts w:ascii="Times New Roman" w:eastAsia="Times New Roman" w:hAnsi="Times New Roman" w:cs="Times New Roman"/>
          <w:sz w:val="24"/>
          <w:szCs w:val="24"/>
        </w:rPr>
        <w:t xml:space="preserve">Besides that, accuracy of the classification model that we should take into consideration on, to maximize the effectiveness of classifying the traffic signs. Metrics such as F1 score, Recall, Receiver Operating Characteristic (ROC) Curve and Area </w:t>
      </w:r>
      <w:r w:rsidRPr="7DDCB248">
        <w:rPr>
          <w:rFonts w:ascii="Times New Roman" w:eastAsia="Times New Roman" w:hAnsi="Times New Roman" w:cs="Times New Roman"/>
          <w:sz w:val="24"/>
          <w:szCs w:val="24"/>
        </w:rPr>
        <w:lastRenderedPageBreak/>
        <w:t xml:space="preserve">Under the Curve (AUC) in our training model to understand the robustness of the trained model. For example, </w:t>
      </w:r>
    </w:p>
    <w:p w14:paraId="4C8C8487" w14:textId="77777777" w:rsidR="00EF5D5F" w:rsidRDefault="00EF5D5F" w:rsidP="00EF5D5F">
      <w:pPr>
        <w:spacing w:line="360" w:lineRule="auto"/>
        <w:ind w:firstLine="720"/>
        <w:jc w:val="both"/>
        <w:rPr>
          <w:rFonts w:ascii="Times New Roman" w:eastAsia="Times New Roman" w:hAnsi="Times New Roman" w:cs="Times New Roman"/>
          <w:sz w:val="24"/>
          <w:szCs w:val="24"/>
        </w:rPr>
      </w:pPr>
      <w:r w:rsidRPr="449553DE">
        <w:rPr>
          <w:rFonts w:ascii="Times New Roman" w:eastAsia="Times New Roman" w:hAnsi="Times New Roman" w:cs="Times New Roman"/>
          <w:sz w:val="24"/>
          <w:szCs w:val="24"/>
        </w:rPr>
        <w:t>Other than that, computational time should be considered in the process of model training. For example, the faster the time taken for model to classify the traffic sign the better it is, specifically when applying in the real time environment.</w:t>
      </w:r>
    </w:p>
    <w:p w14:paraId="1105CB8B" w14:textId="45CDAE38" w:rsidR="00EF5D5F" w:rsidRPr="008C467A" w:rsidRDefault="00EF5D5F">
      <w:pPr>
        <w:pStyle w:val="Heading2"/>
        <w:pPrChange w:id="50" w:author="LEM WAI PING" w:date="2024-09-13T13:07:00Z">
          <w:pPr/>
        </w:pPrChange>
      </w:pPr>
      <w:bookmarkStart w:id="51" w:name="_Toc177135312"/>
      <w:r w:rsidRPr="008C467A">
        <w:t>3.2 System Block Diagram</w:t>
      </w:r>
      <w:bookmarkEnd w:id="51"/>
    </w:p>
    <w:p w14:paraId="265E53F0" w14:textId="77777777" w:rsidR="00EF5D5F" w:rsidRPr="00882E91" w:rsidRDefault="00EF5D5F" w:rsidP="00EF5D5F">
      <w:pPr>
        <w:rPr>
          <w:lang w:val="en-US"/>
        </w:rPr>
      </w:pPr>
      <w:r>
        <w:t xml:space="preserve">                         </w:t>
      </w:r>
      <w:r w:rsidRPr="00882E91">
        <w:rPr>
          <w:noProof/>
          <w:lang w:val="en-US"/>
        </w:rPr>
        <w:drawing>
          <wp:inline distT="0" distB="0" distL="0" distR="0" wp14:anchorId="248DD7E4" wp14:editId="70A00E0E">
            <wp:extent cx="5274310" cy="2054860"/>
            <wp:effectExtent l="0" t="0" r="2540" b="2540"/>
            <wp:docPr id="3"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machi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054860"/>
                    </a:xfrm>
                    <a:prstGeom prst="rect">
                      <a:avLst/>
                    </a:prstGeom>
                    <a:noFill/>
                    <a:ln>
                      <a:noFill/>
                    </a:ln>
                  </pic:spPr>
                </pic:pic>
              </a:graphicData>
            </a:graphic>
          </wp:inline>
        </w:drawing>
      </w:r>
    </w:p>
    <w:p w14:paraId="0BC6D9C2" w14:textId="77777777" w:rsidR="00EF5D5F" w:rsidRPr="00882E91" w:rsidRDefault="00EF5D5F" w:rsidP="00EF5D5F">
      <w:pPr>
        <w:rPr>
          <w:lang w:val="en-US"/>
        </w:rPr>
      </w:pPr>
    </w:p>
    <w:p w14:paraId="669CAA76" w14:textId="77777777" w:rsidR="00EF5D5F" w:rsidRPr="00B05663" w:rsidRDefault="00EF5D5F" w:rsidP="00EF5D5F">
      <w:pPr>
        <w:spacing w:line="360" w:lineRule="auto"/>
        <w:jc w:val="center"/>
        <w:rPr>
          <w:rFonts w:ascii="Times New Roman" w:hAnsi="Times New Roman" w:cs="Times New Roman"/>
          <w:i/>
          <w:iCs/>
          <w:sz w:val="24"/>
          <w:szCs w:val="24"/>
        </w:rPr>
      </w:pPr>
      <w:r w:rsidRPr="180AB1DA">
        <w:rPr>
          <w:rFonts w:ascii="Times New Roman" w:hAnsi="Times New Roman" w:cs="Times New Roman"/>
          <w:i/>
          <w:iCs/>
          <w:sz w:val="24"/>
          <w:szCs w:val="24"/>
        </w:rPr>
        <w:t>Figure 3.2.1 Block Diagram of the Proposed Method</w:t>
      </w:r>
    </w:p>
    <w:p w14:paraId="2344598B" w14:textId="475FC8E7" w:rsidR="00EF5D5F" w:rsidRPr="00B26C35" w:rsidRDefault="00EF5D5F" w:rsidP="00EF5D5F">
      <w:pPr>
        <w:spacing w:line="276" w:lineRule="auto"/>
        <w:rPr>
          <w:rFonts w:ascii="Times New Roman" w:eastAsia="Times New Roman" w:hAnsi="Times New Roman" w:cs="Times New Roman"/>
          <w:b/>
          <w:bCs/>
          <w:sz w:val="24"/>
          <w:szCs w:val="24"/>
        </w:rPr>
      </w:pPr>
      <w:bookmarkStart w:id="52" w:name="_Toc177135313"/>
      <w:r w:rsidRPr="180AB1DA">
        <w:rPr>
          <w:rStyle w:val="Heading3Char"/>
        </w:rPr>
        <w:t>3.2.1 Data Ingestion</w:t>
      </w:r>
      <w:bookmarkEnd w:id="52"/>
      <w:r w:rsidRPr="180AB1DA">
        <w:rPr>
          <w:rFonts w:ascii="Times New Roman" w:eastAsia="Times New Roman" w:hAnsi="Times New Roman" w:cs="Times New Roman"/>
          <w:b/>
          <w:bCs/>
          <w:sz w:val="24"/>
          <w:szCs w:val="24"/>
        </w:rPr>
        <w:t xml:space="preserve"> </w:t>
      </w:r>
    </w:p>
    <w:p w14:paraId="102BF9D3" w14:textId="77777777" w:rsidR="00EF5D5F" w:rsidRPr="00B26C35" w:rsidRDefault="00EF5D5F" w:rsidP="00EF5D5F">
      <w:pPr>
        <w:spacing w:line="360" w:lineRule="auto"/>
        <w:rPr>
          <w:rFonts w:ascii="Times New Roman" w:hAnsi="Times New Roman" w:cs="Times New Roman"/>
          <w:sz w:val="24"/>
          <w:szCs w:val="24"/>
        </w:rPr>
      </w:pPr>
      <w:r w:rsidRPr="00B26C35">
        <w:rPr>
          <w:rFonts w:ascii="Times New Roman" w:eastAsia="Times New Roman" w:hAnsi="Times New Roman" w:cs="Times New Roman"/>
          <w:sz w:val="24"/>
          <w:szCs w:val="24"/>
        </w:rPr>
        <w:t>Data ingestion involves reading the TSRD-Train Annotation</w:t>
      </w:r>
      <w:r>
        <w:rPr>
          <w:rFonts w:ascii="Times New Roman" w:eastAsia="Times New Roman" w:hAnsi="Times New Roman" w:cs="Times New Roman"/>
          <w:sz w:val="24"/>
          <w:szCs w:val="24"/>
        </w:rPr>
        <w:t xml:space="preserve"> and test annotation</w:t>
      </w:r>
      <w:r w:rsidRPr="00B26C3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then </w:t>
      </w:r>
      <w:r w:rsidRPr="00B26C35">
        <w:rPr>
          <w:rFonts w:ascii="Times New Roman" w:eastAsia="Times New Roman" w:hAnsi="Times New Roman" w:cs="Times New Roman"/>
          <w:sz w:val="24"/>
          <w:szCs w:val="24"/>
        </w:rPr>
        <w:t xml:space="preserve">transforming the </w:t>
      </w:r>
      <w:r>
        <w:rPr>
          <w:rFonts w:ascii="Times New Roman" w:eastAsia="Times New Roman" w:hAnsi="Times New Roman" w:cs="Times New Roman"/>
          <w:sz w:val="24"/>
          <w:szCs w:val="24"/>
        </w:rPr>
        <w:t>text format file</w:t>
      </w:r>
      <w:r w:rsidRPr="00B26C35">
        <w:rPr>
          <w:rFonts w:ascii="Times New Roman" w:eastAsia="Times New Roman" w:hAnsi="Times New Roman" w:cs="Times New Roman"/>
          <w:sz w:val="24"/>
          <w:szCs w:val="24"/>
        </w:rPr>
        <w:t xml:space="preserve"> into a CSV format file. The format of the TSRD-Train annotation is (filename, width, height, Bounding rectangle top-left X, Bounding rectangle top-left Y, Bounding rectangle bottom-right X, Bounding rectangle bottom-right Y) for each line. </w:t>
      </w:r>
      <w:r>
        <w:rPr>
          <w:rFonts w:ascii="Times New Roman" w:eastAsia="Times New Roman" w:hAnsi="Times New Roman" w:cs="Times New Roman"/>
          <w:sz w:val="24"/>
          <w:szCs w:val="24"/>
        </w:rPr>
        <w:t xml:space="preserve">The image will be undergo image cropping in the next </w:t>
      </w:r>
      <w:proofErr w:type="gramStart"/>
      <w:r>
        <w:rPr>
          <w:rFonts w:ascii="Times New Roman" w:eastAsia="Times New Roman" w:hAnsi="Times New Roman" w:cs="Times New Roman"/>
          <w:sz w:val="24"/>
          <w:szCs w:val="24"/>
        </w:rPr>
        <w:t>phase .</w:t>
      </w:r>
      <w:proofErr w:type="gramEnd"/>
      <w:r>
        <w:rPr>
          <w:rFonts w:ascii="Times New Roman" w:eastAsia="Times New Roman" w:hAnsi="Times New Roman" w:cs="Times New Roman"/>
          <w:sz w:val="24"/>
          <w:szCs w:val="24"/>
        </w:rPr>
        <w:t xml:space="preserve"> </w:t>
      </w:r>
    </w:p>
    <w:p w14:paraId="021BBC58" w14:textId="3ACE3646" w:rsidR="00EF5D5F" w:rsidRPr="00B26C35" w:rsidRDefault="00EF5D5F" w:rsidP="00EF5D5F">
      <w:pPr>
        <w:spacing w:line="360" w:lineRule="auto"/>
        <w:rPr>
          <w:rFonts w:ascii="Times New Roman" w:eastAsia="Times New Roman" w:hAnsi="Times New Roman" w:cs="Times New Roman"/>
          <w:b/>
          <w:bCs/>
          <w:sz w:val="24"/>
          <w:szCs w:val="24"/>
        </w:rPr>
      </w:pPr>
      <w:bookmarkStart w:id="53" w:name="_Toc177135314"/>
      <w:r w:rsidRPr="180AB1DA">
        <w:rPr>
          <w:rStyle w:val="Heading3Char"/>
        </w:rPr>
        <w:t>3.2.2 Images Crop</w:t>
      </w:r>
      <w:bookmarkEnd w:id="53"/>
      <w:r w:rsidRPr="180AB1DA">
        <w:rPr>
          <w:rStyle w:val="Heading3Char"/>
        </w:rPr>
        <w:t xml:space="preserve"> </w:t>
      </w:r>
    </w:p>
    <w:p w14:paraId="7D152148" w14:textId="77777777" w:rsidR="00EF5D5F" w:rsidRPr="00B26C35" w:rsidRDefault="00EF5D5F" w:rsidP="00EF5D5F">
      <w:pPr>
        <w:spacing w:line="360" w:lineRule="auto"/>
        <w:rPr>
          <w:rFonts w:ascii="Times New Roman" w:hAnsi="Times New Roman" w:cs="Times New Roman"/>
          <w:sz w:val="24"/>
          <w:szCs w:val="24"/>
        </w:rPr>
      </w:pPr>
      <w:r w:rsidRPr="00B26C35">
        <w:rPr>
          <w:rFonts w:ascii="Times New Roman" w:eastAsia="Times New Roman" w:hAnsi="Times New Roman" w:cs="Times New Roman"/>
          <w:sz w:val="24"/>
          <w:szCs w:val="24"/>
        </w:rPr>
        <w:t xml:space="preserve">By following the filtered CSV file’s bounding box positions, training </w:t>
      </w:r>
      <w:r>
        <w:rPr>
          <w:rFonts w:ascii="Times New Roman" w:eastAsia="Times New Roman" w:hAnsi="Times New Roman" w:cs="Times New Roman"/>
          <w:sz w:val="24"/>
          <w:szCs w:val="24"/>
        </w:rPr>
        <w:t xml:space="preserve">and testing </w:t>
      </w:r>
      <w:r w:rsidRPr="00B26C35">
        <w:rPr>
          <w:rFonts w:ascii="Times New Roman" w:eastAsia="Times New Roman" w:hAnsi="Times New Roman" w:cs="Times New Roman"/>
          <w:sz w:val="24"/>
          <w:szCs w:val="24"/>
        </w:rPr>
        <w:t xml:space="preserve">images will then be cropped and saved into </w:t>
      </w:r>
      <w:r>
        <w:rPr>
          <w:rFonts w:ascii="Times New Roman" w:eastAsia="Times New Roman" w:hAnsi="Times New Roman" w:cs="Times New Roman"/>
          <w:sz w:val="24"/>
          <w:szCs w:val="24"/>
        </w:rPr>
        <w:t>respective</w:t>
      </w:r>
      <w:r w:rsidRPr="00B26C35">
        <w:rPr>
          <w:rFonts w:ascii="Times New Roman" w:eastAsia="Times New Roman" w:hAnsi="Times New Roman" w:cs="Times New Roman"/>
          <w:sz w:val="24"/>
          <w:szCs w:val="24"/>
        </w:rPr>
        <w:t xml:space="preserve"> folder.</w:t>
      </w:r>
    </w:p>
    <w:p w14:paraId="2EAAB288" w14:textId="70426058" w:rsidR="00EF5D5F" w:rsidRPr="00B26C35" w:rsidRDefault="00EF5D5F" w:rsidP="00EF5D5F">
      <w:pPr>
        <w:spacing w:line="360" w:lineRule="auto"/>
        <w:rPr>
          <w:rFonts w:ascii="Times New Roman" w:eastAsia="Times New Roman" w:hAnsi="Times New Roman" w:cs="Times New Roman"/>
          <w:b/>
          <w:bCs/>
          <w:sz w:val="24"/>
          <w:szCs w:val="24"/>
        </w:rPr>
      </w:pPr>
      <w:bookmarkStart w:id="54" w:name="_Toc177135315"/>
      <w:r w:rsidRPr="180AB1DA">
        <w:rPr>
          <w:rStyle w:val="Heading3Char"/>
        </w:rPr>
        <w:t>3.2.3 Data Split</w:t>
      </w:r>
      <w:bookmarkEnd w:id="54"/>
      <w:r w:rsidRPr="180AB1DA">
        <w:rPr>
          <w:rFonts w:ascii="Times New Roman" w:eastAsia="Times New Roman" w:hAnsi="Times New Roman" w:cs="Times New Roman"/>
          <w:b/>
          <w:bCs/>
          <w:sz w:val="24"/>
          <w:szCs w:val="24"/>
        </w:rPr>
        <w:t xml:space="preserve"> </w:t>
      </w:r>
    </w:p>
    <w:p w14:paraId="658FE10C" w14:textId="77777777" w:rsidR="00EF5D5F" w:rsidRPr="00B26C35" w:rsidRDefault="00EF5D5F" w:rsidP="00EF5D5F">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training </w:t>
      </w:r>
      <w:r w:rsidRPr="2E4280F7">
        <w:rPr>
          <w:rFonts w:ascii="Times New Roman" w:eastAsia="Times New Roman" w:hAnsi="Times New Roman" w:cs="Times New Roman"/>
          <w:sz w:val="24"/>
          <w:szCs w:val="24"/>
        </w:rPr>
        <w:t xml:space="preserve">dataset will then be split into </w:t>
      </w:r>
      <w:r>
        <w:rPr>
          <w:rFonts w:ascii="Times New Roman" w:eastAsia="Times New Roman" w:hAnsi="Times New Roman" w:cs="Times New Roman"/>
          <w:sz w:val="24"/>
          <w:szCs w:val="24"/>
        </w:rPr>
        <w:t xml:space="preserve">category of </w:t>
      </w:r>
      <w:r w:rsidRPr="2E4280F7">
        <w:rPr>
          <w:rFonts w:ascii="Times New Roman" w:eastAsia="Times New Roman" w:hAnsi="Times New Roman" w:cs="Times New Roman"/>
          <w:sz w:val="24"/>
          <w:szCs w:val="24"/>
        </w:rPr>
        <w:t xml:space="preserve">training, validation which is 85% and 15% respectively. </w:t>
      </w:r>
      <w:r>
        <w:rPr>
          <w:rFonts w:ascii="Times New Roman" w:eastAsia="Times New Roman" w:hAnsi="Times New Roman" w:cs="Times New Roman"/>
          <w:sz w:val="24"/>
          <w:szCs w:val="24"/>
        </w:rPr>
        <w:t xml:space="preserve">Training set will be used to train the </w:t>
      </w:r>
      <w:proofErr w:type="gramStart"/>
      <w:r>
        <w:rPr>
          <w:rFonts w:ascii="Times New Roman" w:eastAsia="Times New Roman" w:hAnsi="Times New Roman" w:cs="Times New Roman"/>
          <w:sz w:val="24"/>
          <w:szCs w:val="24"/>
        </w:rPr>
        <w:t>model ,</w:t>
      </w:r>
      <w:proofErr w:type="gramEnd"/>
      <w:r>
        <w:rPr>
          <w:rFonts w:ascii="Times New Roman" w:eastAsia="Times New Roman" w:hAnsi="Times New Roman" w:cs="Times New Roman"/>
          <w:sz w:val="24"/>
          <w:szCs w:val="24"/>
        </w:rPr>
        <w:t xml:space="preserve"> validation set will be used in tuning the model’s hyperparameter and monitor for overfitting during </w:t>
      </w:r>
      <w:r>
        <w:rPr>
          <w:rFonts w:ascii="Times New Roman" w:eastAsia="Times New Roman" w:hAnsi="Times New Roman" w:cs="Times New Roman"/>
          <w:sz w:val="24"/>
          <w:szCs w:val="24"/>
        </w:rPr>
        <w:lastRenderedPageBreak/>
        <w:t xml:space="preserve">the training. </w:t>
      </w:r>
      <w:proofErr w:type="gramStart"/>
      <w:r>
        <w:rPr>
          <w:rFonts w:ascii="Times New Roman" w:eastAsia="Times New Roman" w:hAnsi="Times New Roman" w:cs="Times New Roman"/>
          <w:sz w:val="24"/>
          <w:szCs w:val="24"/>
        </w:rPr>
        <w:t>Lastly ,</w:t>
      </w:r>
      <w:proofErr w:type="gramEnd"/>
      <w:r>
        <w:rPr>
          <w:rFonts w:ascii="Times New Roman" w:eastAsia="Times New Roman" w:hAnsi="Times New Roman" w:cs="Times New Roman"/>
          <w:sz w:val="24"/>
          <w:szCs w:val="24"/>
        </w:rPr>
        <w:t xml:space="preserve"> the test set will be held out entirely during the training and it will be used at the end to evaluate the model performance . </w:t>
      </w:r>
    </w:p>
    <w:p w14:paraId="5BB97ACD" w14:textId="1D0BDC7B" w:rsidR="00EF5D5F" w:rsidRDefault="00EF5D5F" w:rsidP="00EF5D5F">
      <w:pPr>
        <w:spacing w:line="360" w:lineRule="auto"/>
        <w:rPr>
          <w:rFonts w:ascii="Times New Roman" w:eastAsia="Times New Roman" w:hAnsi="Times New Roman" w:cs="Times New Roman"/>
          <w:b/>
          <w:bCs/>
          <w:sz w:val="24"/>
          <w:szCs w:val="24"/>
        </w:rPr>
      </w:pPr>
      <w:bookmarkStart w:id="55" w:name="_Toc177135316"/>
      <w:r w:rsidRPr="180AB1DA">
        <w:rPr>
          <w:rStyle w:val="Heading3Char"/>
        </w:rPr>
        <w:t>3.2.4 Images Resize</w:t>
      </w:r>
      <w:bookmarkEnd w:id="55"/>
      <w:r w:rsidRPr="180AB1DA">
        <w:rPr>
          <w:rFonts w:ascii="Times New Roman" w:eastAsia="Times New Roman" w:hAnsi="Times New Roman" w:cs="Times New Roman"/>
          <w:b/>
          <w:bCs/>
          <w:sz w:val="24"/>
          <w:szCs w:val="24"/>
        </w:rPr>
        <w:t xml:space="preserve"> </w:t>
      </w:r>
    </w:p>
    <w:p w14:paraId="75A8E475" w14:textId="77777777" w:rsidR="00EF5D5F" w:rsidRDefault="00EF5D5F" w:rsidP="00EF5D5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image </w:t>
      </w:r>
      <w:proofErr w:type="gramStart"/>
      <w:r>
        <w:rPr>
          <w:rFonts w:ascii="Times New Roman" w:eastAsia="Times New Roman" w:hAnsi="Times New Roman" w:cs="Times New Roman"/>
          <w:sz w:val="24"/>
          <w:szCs w:val="24"/>
        </w:rPr>
        <w:t>preprocessing ,</w:t>
      </w:r>
      <w:proofErr w:type="gramEnd"/>
      <w:r>
        <w:rPr>
          <w:rFonts w:ascii="Times New Roman" w:eastAsia="Times New Roman" w:hAnsi="Times New Roman" w:cs="Times New Roman"/>
          <w:sz w:val="24"/>
          <w:szCs w:val="24"/>
        </w:rPr>
        <w:t xml:space="preserve"> image will be resized in</w:t>
      </w:r>
      <w:r w:rsidRPr="2E4280F7">
        <w:rPr>
          <w:rFonts w:ascii="Times New Roman" w:eastAsia="Times New Roman" w:hAnsi="Times New Roman" w:cs="Times New Roman"/>
          <w:sz w:val="24"/>
          <w:szCs w:val="24"/>
        </w:rPr>
        <w:t xml:space="preserve">to a standard size </w:t>
      </w:r>
      <w:r>
        <w:rPr>
          <w:rFonts w:ascii="Times New Roman" w:eastAsia="Times New Roman" w:hAnsi="Times New Roman" w:cs="Times New Roman"/>
          <w:sz w:val="24"/>
          <w:szCs w:val="24"/>
        </w:rPr>
        <w:t>to</w:t>
      </w:r>
      <w:r w:rsidRPr="2E4280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128x128</w:t>
      </w:r>
      <w:r w:rsidRPr="2E4280F7">
        <w:rPr>
          <w:rFonts w:ascii="Times New Roman" w:eastAsia="Times New Roman" w:hAnsi="Times New Roman" w:cs="Times New Roman"/>
          <w:sz w:val="24"/>
          <w:szCs w:val="24"/>
        </w:rPr>
        <w:t xml:space="preserve"> pixels </w:t>
      </w:r>
      <w:r>
        <w:rPr>
          <w:rFonts w:ascii="Times New Roman" w:eastAsia="Times New Roman" w:hAnsi="Times New Roman" w:cs="Times New Roman"/>
          <w:sz w:val="24"/>
          <w:szCs w:val="24"/>
        </w:rPr>
        <w:t xml:space="preserve">to preserve the necessary spatial information . </w:t>
      </w:r>
    </w:p>
    <w:p w14:paraId="6B516279" w14:textId="47BF7756" w:rsidR="00EF5D5F" w:rsidRDefault="00EF5D5F" w:rsidP="00EF5D5F">
      <w:pPr>
        <w:spacing w:line="276" w:lineRule="auto"/>
      </w:pPr>
      <w:bookmarkStart w:id="56" w:name="_Toc177135317"/>
      <w:r w:rsidRPr="180AB1DA">
        <w:rPr>
          <w:rStyle w:val="Heading3Char"/>
        </w:rPr>
        <w:t>3.2.5 Noise Reduction</w:t>
      </w:r>
      <w:bookmarkEnd w:id="56"/>
      <w:r w:rsidRPr="180AB1DA">
        <w:rPr>
          <w:rStyle w:val="Heading3Char"/>
        </w:rPr>
        <w:t xml:space="preserve"> </w:t>
      </w:r>
    </w:p>
    <w:p w14:paraId="2C3BB378" w14:textId="77777777" w:rsidR="00EF5D5F" w:rsidRDefault="00EF5D5F" w:rsidP="00EF5D5F">
      <w:pPr>
        <w:spacing w:line="276" w:lineRule="auto"/>
        <w:rPr>
          <w:rFonts w:ascii="Times New Roman" w:eastAsia="Times New Roman" w:hAnsi="Times New Roman" w:cs="Times New Roman"/>
        </w:rPr>
      </w:pPr>
      <w:r w:rsidRPr="2E4280F7">
        <w:rPr>
          <w:rFonts w:ascii="Times New Roman" w:eastAsia="Times New Roman" w:hAnsi="Times New Roman" w:cs="Times New Roman"/>
        </w:rPr>
        <w:t>Bilateral Filter is used to reduced noise and smoothen the image while maintaining edges [8].</w:t>
      </w:r>
      <w:r>
        <w:rPr>
          <w:rFonts w:ascii="Times New Roman" w:eastAsia="Times New Roman" w:hAnsi="Times New Roman" w:cs="Times New Roman"/>
        </w:rPr>
        <w:t xml:space="preserve"> The parameter of diameter of the pixel neighbourhood (d</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color space filtering (sigmacolor) , spatial distance filtering (sigmaSpace) are set to 9 , 75 and 75 respectively . d mean it look at a 9x9 neighbourhood around each pixel which sigmaColor will smooth the pixel the surround with different color which help to reduce noise in the image. Lastly, sigmaSpace will smooth the larger regions of pixel while still preserving the </w:t>
      </w:r>
      <w:proofErr w:type="gramStart"/>
      <w:r>
        <w:rPr>
          <w:rFonts w:ascii="Times New Roman" w:eastAsia="Times New Roman" w:hAnsi="Times New Roman" w:cs="Times New Roman"/>
        </w:rPr>
        <w:t>edges .</w:t>
      </w:r>
      <w:proofErr w:type="gramEnd"/>
      <w:r>
        <w:rPr>
          <w:rFonts w:ascii="Times New Roman" w:eastAsia="Times New Roman" w:hAnsi="Times New Roman" w:cs="Times New Roman"/>
        </w:rPr>
        <w:t xml:space="preserve">  </w:t>
      </w:r>
    </w:p>
    <w:p w14:paraId="0960D1A6" w14:textId="77777777" w:rsidR="00EF5D5F" w:rsidRDefault="00EF5D5F" w:rsidP="00EF5D5F">
      <w:pPr>
        <w:spacing w:line="276" w:lineRule="auto"/>
      </w:pPr>
    </w:p>
    <w:p w14:paraId="6257729E" w14:textId="1396A251" w:rsidR="00EF5D5F" w:rsidRDefault="00EF5D5F" w:rsidP="00EF5D5F">
      <w:pPr>
        <w:spacing w:line="360" w:lineRule="auto"/>
        <w:rPr>
          <w:rFonts w:ascii="Times New Roman" w:eastAsia="Times New Roman" w:hAnsi="Times New Roman" w:cs="Times New Roman"/>
          <w:b/>
          <w:bCs/>
          <w:sz w:val="24"/>
          <w:szCs w:val="24"/>
        </w:rPr>
      </w:pPr>
      <w:bookmarkStart w:id="57" w:name="_Toc177135318"/>
      <w:r w:rsidRPr="180AB1DA">
        <w:rPr>
          <w:rStyle w:val="Heading3Char"/>
        </w:rPr>
        <w:t>3.2.6 Grayscale Conversion</w:t>
      </w:r>
      <w:bookmarkEnd w:id="57"/>
      <w:r w:rsidRPr="180AB1DA">
        <w:rPr>
          <w:rFonts w:ascii="Times New Roman" w:eastAsia="Times New Roman" w:hAnsi="Times New Roman" w:cs="Times New Roman"/>
          <w:b/>
          <w:bCs/>
          <w:sz w:val="24"/>
          <w:szCs w:val="24"/>
        </w:rPr>
        <w:t xml:space="preserve"> </w:t>
      </w:r>
    </w:p>
    <w:p w14:paraId="4FD502C5" w14:textId="77777777" w:rsidR="00EF5D5F" w:rsidRDefault="00EF5D5F" w:rsidP="00EF5D5F">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The images will then undergo grayscale conversion, and it helps to reduce the complexity and highlight features as it will help in undergo texture analysis. Furthermore, it helps in training efficiency.</w:t>
      </w:r>
    </w:p>
    <w:p w14:paraId="39D82492" w14:textId="3D6ADD55" w:rsidR="00EF5D5F" w:rsidRPr="00B26C35" w:rsidRDefault="00EF5D5F" w:rsidP="00EF5D5F">
      <w:pPr>
        <w:spacing w:line="360" w:lineRule="auto"/>
        <w:rPr>
          <w:rFonts w:ascii="Times New Roman" w:eastAsia="Times New Roman" w:hAnsi="Times New Roman" w:cs="Times New Roman"/>
          <w:b/>
          <w:bCs/>
          <w:sz w:val="24"/>
          <w:szCs w:val="24"/>
        </w:rPr>
      </w:pPr>
      <w:bookmarkStart w:id="58" w:name="_Toc177135319"/>
      <w:r w:rsidRPr="180AB1DA">
        <w:rPr>
          <w:rStyle w:val="Heading3Char"/>
        </w:rPr>
        <w:t>3.2.7 CLAHE</w:t>
      </w:r>
      <w:bookmarkEnd w:id="58"/>
      <w:r w:rsidRPr="180AB1DA">
        <w:rPr>
          <w:rStyle w:val="Heading3Char"/>
        </w:rPr>
        <w:t xml:space="preserve"> </w:t>
      </w:r>
    </w:p>
    <w:p w14:paraId="33FFC92F" w14:textId="77777777" w:rsidR="00EF5D5F" w:rsidRPr="00B26C35" w:rsidRDefault="00EF5D5F" w:rsidP="00EF5D5F">
      <w:pPr>
        <w:spacing w:line="360" w:lineRule="auto"/>
        <w:rPr>
          <w:rFonts w:ascii="Times New Roman" w:hAnsi="Times New Roman" w:cs="Times New Roman"/>
          <w:sz w:val="24"/>
          <w:szCs w:val="24"/>
        </w:rPr>
      </w:pPr>
      <w:r w:rsidRPr="00B26C35">
        <w:rPr>
          <w:rFonts w:ascii="Times New Roman" w:eastAsia="Times New Roman" w:hAnsi="Times New Roman" w:cs="Times New Roman"/>
          <w:sz w:val="24"/>
          <w:szCs w:val="24"/>
        </w:rPr>
        <w:t>Contrast Limited Adaptive Histogram Equalization (CLAHE) will be applied to every image to enhance the contrast, improving the visibility and quality of features.</w:t>
      </w:r>
    </w:p>
    <w:p w14:paraId="76D5E93C" w14:textId="14642B54" w:rsidR="00EF5D5F" w:rsidRPr="00B26C35" w:rsidRDefault="00EF5D5F" w:rsidP="00EF5D5F">
      <w:pPr>
        <w:spacing w:line="360" w:lineRule="auto"/>
        <w:rPr>
          <w:rFonts w:ascii="Times New Roman" w:eastAsia="Times New Roman" w:hAnsi="Times New Roman" w:cs="Times New Roman"/>
          <w:b/>
          <w:bCs/>
          <w:sz w:val="24"/>
          <w:szCs w:val="24"/>
        </w:rPr>
      </w:pPr>
      <w:bookmarkStart w:id="59" w:name="_Toc177135320"/>
      <w:r w:rsidRPr="180AB1DA">
        <w:rPr>
          <w:rStyle w:val="Heading3Char"/>
        </w:rPr>
        <w:t>3.2.8 Normalization</w:t>
      </w:r>
      <w:bookmarkEnd w:id="59"/>
      <w:r w:rsidRPr="180AB1DA">
        <w:rPr>
          <w:rFonts w:ascii="Times New Roman" w:eastAsia="Times New Roman" w:hAnsi="Times New Roman" w:cs="Times New Roman"/>
          <w:b/>
          <w:bCs/>
          <w:sz w:val="24"/>
          <w:szCs w:val="24"/>
        </w:rPr>
        <w:t xml:space="preserve"> </w:t>
      </w:r>
    </w:p>
    <w:p w14:paraId="0761A8D9" w14:textId="77777777" w:rsidR="00EF5D5F" w:rsidRPr="00B26C35" w:rsidRDefault="00EF5D5F" w:rsidP="00EF5D5F">
      <w:pPr>
        <w:spacing w:line="360" w:lineRule="auto"/>
        <w:rPr>
          <w:rFonts w:ascii="Times New Roman" w:hAnsi="Times New Roman" w:cs="Times New Roman"/>
          <w:sz w:val="24"/>
          <w:szCs w:val="24"/>
        </w:rPr>
      </w:pPr>
      <w:r w:rsidRPr="00B26C35">
        <w:rPr>
          <w:rFonts w:ascii="Times New Roman" w:eastAsia="Times New Roman" w:hAnsi="Times New Roman" w:cs="Times New Roman"/>
          <w:sz w:val="24"/>
          <w:szCs w:val="24"/>
        </w:rPr>
        <w:t>Scaling the pixel values between 0 and 1 in images helps stabilize the training and increase the speed of the model.</w:t>
      </w:r>
    </w:p>
    <w:p w14:paraId="48973EA9" w14:textId="23013878" w:rsidR="00EF5D5F" w:rsidRPr="00B26C35" w:rsidRDefault="00EF5D5F" w:rsidP="00EF5D5F">
      <w:pPr>
        <w:spacing w:line="360" w:lineRule="auto"/>
        <w:rPr>
          <w:rFonts w:ascii="Times New Roman" w:eastAsia="Times New Roman" w:hAnsi="Times New Roman" w:cs="Times New Roman"/>
          <w:b/>
          <w:bCs/>
          <w:sz w:val="24"/>
          <w:szCs w:val="24"/>
        </w:rPr>
      </w:pPr>
      <w:bookmarkStart w:id="60" w:name="_Toc177135321"/>
      <w:r w:rsidRPr="180AB1DA">
        <w:rPr>
          <w:rStyle w:val="Heading3Char"/>
        </w:rPr>
        <w:t>3.2.9 One-hot Encoding</w:t>
      </w:r>
      <w:bookmarkEnd w:id="60"/>
      <w:r w:rsidRPr="180AB1DA">
        <w:rPr>
          <w:rStyle w:val="Heading3Char"/>
        </w:rPr>
        <w:t xml:space="preserve"> </w:t>
      </w:r>
    </w:p>
    <w:p w14:paraId="6D4BAB37" w14:textId="77777777" w:rsidR="00EF5D5F" w:rsidRDefault="00EF5D5F" w:rsidP="00EF5D5F">
      <w:pPr>
        <w:spacing w:line="360" w:lineRule="auto"/>
        <w:rPr>
          <w:rFonts w:ascii="Times New Roman" w:eastAsia="Times New Roman" w:hAnsi="Times New Roman" w:cs="Times New Roman"/>
          <w:sz w:val="24"/>
          <w:szCs w:val="24"/>
          <w:lang w:val="en-GB"/>
        </w:rPr>
      </w:pPr>
      <w:r w:rsidRPr="2E4280F7">
        <w:rPr>
          <w:rFonts w:ascii="Times New Roman" w:eastAsia="Times New Roman" w:hAnsi="Times New Roman" w:cs="Times New Roman"/>
          <w:sz w:val="24"/>
          <w:szCs w:val="24"/>
        </w:rPr>
        <w:t>The category labels are converted into a binary matrix representation. This is a necessary step for the model to interpret the labels correctly during the training process.</w:t>
      </w:r>
    </w:p>
    <w:p w14:paraId="0AF4444F" w14:textId="2C47C466" w:rsidR="00EF5D5F" w:rsidRDefault="00EF5D5F" w:rsidP="00EF5D5F">
      <w:pPr>
        <w:spacing w:line="360" w:lineRule="auto"/>
        <w:rPr>
          <w:rFonts w:ascii="Times New Roman" w:hAnsi="Times New Roman"/>
          <w:b/>
          <w:bCs/>
          <w:sz w:val="24"/>
          <w:szCs w:val="24"/>
        </w:rPr>
      </w:pPr>
      <w:bookmarkStart w:id="61" w:name="_Toc177135322"/>
      <w:r w:rsidRPr="180AB1DA">
        <w:rPr>
          <w:rStyle w:val="Heading3Char"/>
        </w:rPr>
        <w:t>3.2.10 CNN Model Architecture</w:t>
      </w:r>
      <w:bookmarkEnd w:id="61"/>
      <w:r w:rsidRPr="180AB1DA">
        <w:rPr>
          <w:rFonts w:ascii="Times New Roman" w:eastAsia="Times New Roman" w:hAnsi="Times New Roman"/>
          <w:b/>
          <w:bCs/>
          <w:sz w:val="24"/>
          <w:szCs w:val="24"/>
          <w:lang w:val="en-GB"/>
        </w:rPr>
        <w:t xml:space="preserve"> </w:t>
      </w:r>
    </w:p>
    <w:p w14:paraId="57ED50C2" w14:textId="77777777" w:rsidR="00EF5D5F" w:rsidRDefault="00EF5D5F" w:rsidP="00EF5D5F">
      <w:pPr>
        <w:spacing w:line="360" w:lineRule="auto"/>
        <w:jc w:val="center"/>
        <w:rPr>
          <w:rFonts w:ascii="Times New Roman" w:eastAsia="Times New Roman" w:hAnsi="Times New Roman" w:cs="Times New Roman"/>
          <w:i/>
          <w:iCs/>
          <w:sz w:val="24"/>
          <w:szCs w:val="24"/>
        </w:rPr>
      </w:pPr>
      <w:r w:rsidRPr="2E4280F7">
        <w:rPr>
          <w:rFonts w:ascii="Times New Roman" w:eastAsia="Times New Roman" w:hAnsi="Times New Roman" w:cs="Times New Roman"/>
          <w:sz w:val="24"/>
          <w:szCs w:val="24"/>
        </w:rPr>
        <w:lastRenderedPageBreak/>
        <w:t xml:space="preserve"> </w:t>
      </w:r>
      <w:r>
        <w:rPr>
          <w:noProof/>
        </w:rPr>
        <w:drawing>
          <wp:inline distT="0" distB="0" distL="0" distR="0" wp14:anchorId="4748332F" wp14:editId="2BC69366">
            <wp:extent cx="5267324" cy="1514475"/>
            <wp:effectExtent l="0" t="0" r="0" b="0"/>
            <wp:docPr id="5" name="Picture 5" descr="A diagram of several pap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63138" name="Picture 349263138" descr="A diagram of several papers&#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7324" cy="1514475"/>
                    </a:xfrm>
                    <a:prstGeom prst="rect">
                      <a:avLst/>
                    </a:prstGeom>
                  </pic:spPr>
                </pic:pic>
              </a:graphicData>
            </a:graphic>
          </wp:inline>
        </w:drawing>
      </w:r>
      <w:r w:rsidRPr="2E4280F7">
        <w:rPr>
          <w:rFonts w:ascii="Times New Roman" w:eastAsia="Times New Roman" w:hAnsi="Times New Roman" w:cs="Times New Roman"/>
          <w:i/>
          <w:iCs/>
        </w:rPr>
        <w:t xml:space="preserve">Figure 3.2.10 CNN Model Architecture </w:t>
      </w:r>
    </w:p>
    <w:p w14:paraId="463FF5F2" w14:textId="77777777" w:rsidR="00EF5D5F" w:rsidRDefault="00EF5D5F" w:rsidP="00EF5D5F">
      <w:pPr>
        <w:spacing w:line="360" w:lineRule="auto"/>
        <w:ind w:firstLine="720"/>
        <w:jc w:val="both"/>
      </w:pPr>
      <w:r w:rsidRPr="449553DE">
        <w:rPr>
          <w:rFonts w:ascii="Times New Roman" w:eastAsia="Times New Roman" w:hAnsi="Times New Roman" w:cs="Times New Roman"/>
          <w:sz w:val="24"/>
          <w:szCs w:val="24"/>
          <w:lang w:val="en-GB"/>
        </w:rPr>
        <w:t xml:space="preserve">The Figure above shows our CNN architecture for traffic sign classification. The input is a sequence of images with width 32, height 32 and depth 1. The images will go through four convolutional layers, four activation layers with </w:t>
      </w:r>
      <w:proofErr w:type="spellStart"/>
      <w:r w:rsidRPr="449553DE">
        <w:rPr>
          <w:rFonts w:ascii="Times New Roman" w:eastAsia="Times New Roman" w:hAnsi="Times New Roman" w:cs="Times New Roman"/>
          <w:sz w:val="24"/>
          <w:szCs w:val="24"/>
          <w:lang w:val="en-GB"/>
        </w:rPr>
        <w:t>ReLu</w:t>
      </w:r>
      <w:proofErr w:type="spellEnd"/>
      <w:r w:rsidRPr="449553DE">
        <w:rPr>
          <w:rFonts w:ascii="Times New Roman" w:eastAsia="Times New Roman" w:hAnsi="Times New Roman" w:cs="Times New Roman"/>
          <w:sz w:val="24"/>
          <w:szCs w:val="24"/>
          <w:lang w:val="en-GB"/>
        </w:rPr>
        <w:t xml:space="preserve"> function, two Max Pooling Layer and a fully connected layer. </w:t>
      </w:r>
    </w:p>
    <w:p w14:paraId="1ECB2C18" w14:textId="77777777" w:rsidR="00EF5D5F" w:rsidRDefault="00EF5D5F" w:rsidP="00EF5D5F">
      <w:pPr>
        <w:spacing w:line="360" w:lineRule="auto"/>
        <w:ind w:firstLine="720"/>
        <w:jc w:val="both"/>
        <w:rPr>
          <w:rFonts w:ascii="Times New Roman" w:eastAsia="Times New Roman" w:hAnsi="Times New Roman" w:cs="Times New Roman"/>
          <w:sz w:val="24"/>
          <w:szCs w:val="24"/>
          <w:lang w:val="en-GB"/>
        </w:rPr>
      </w:pPr>
      <w:r w:rsidRPr="6611DAD1">
        <w:rPr>
          <w:rFonts w:ascii="Times New Roman" w:eastAsia="Times New Roman" w:hAnsi="Times New Roman" w:cs="Times New Roman"/>
          <w:sz w:val="24"/>
          <w:szCs w:val="24"/>
          <w:lang w:val="en-GB"/>
        </w:rPr>
        <w:t>Convolutional layer is the layer for feature extraction [</w:t>
      </w:r>
      <w:r>
        <w:rPr>
          <w:rFonts w:ascii="Times New Roman" w:eastAsia="Times New Roman" w:hAnsi="Times New Roman" w:cs="Times New Roman"/>
          <w:sz w:val="24"/>
          <w:szCs w:val="24"/>
          <w:lang w:val="en-GB"/>
        </w:rPr>
        <w:t>9</w:t>
      </w:r>
      <w:r w:rsidRPr="6611DAD1">
        <w:rPr>
          <w:rFonts w:ascii="Times New Roman" w:eastAsia="Times New Roman" w:hAnsi="Times New Roman" w:cs="Times New Roman"/>
          <w:sz w:val="24"/>
          <w:szCs w:val="24"/>
          <w:lang w:val="en-GB"/>
        </w:rPr>
        <w:t>]. It applies filters, known as kernels to the input images [</w:t>
      </w:r>
      <w:r>
        <w:rPr>
          <w:rFonts w:ascii="Times New Roman" w:eastAsia="Times New Roman" w:hAnsi="Times New Roman" w:cs="Times New Roman"/>
          <w:sz w:val="24"/>
          <w:szCs w:val="24"/>
          <w:lang w:val="en-GB"/>
        </w:rPr>
        <w:t>9</w:t>
      </w:r>
      <w:r w:rsidRPr="6611DAD1">
        <w:rPr>
          <w:rFonts w:ascii="Times New Roman" w:eastAsia="Times New Roman" w:hAnsi="Times New Roman" w:cs="Times New Roman"/>
          <w:sz w:val="24"/>
          <w:szCs w:val="24"/>
          <w:lang w:val="en-GB"/>
        </w:rPr>
        <w:t>]. The kernel used in this model is 3 x 3 since smaller kernels can capture fine details effectively and it is computational efficiency [</w:t>
      </w:r>
      <w:r>
        <w:rPr>
          <w:rFonts w:ascii="Times New Roman" w:eastAsia="Times New Roman" w:hAnsi="Times New Roman" w:cs="Times New Roman"/>
          <w:sz w:val="24"/>
          <w:szCs w:val="24"/>
          <w:lang w:val="en-GB"/>
        </w:rPr>
        <w:t>9</w:t>
      </w:r>
      <w:r w:rsidRPr="6611DAD1">
        <w:rPr>
          <w:rFonts w:ascii="Times New Roman" w:eastAsia="Times New Roman" w:hAnsi="Times New Roman" w:cs="Times New Roman"/>
          <w:sz w:val="24"/>
          <w:szCs w:val="24"/>
          <w:lang w:val="en-GB"/>
        </w:rPr>
        <w:t>]. The number of filters applied will be increasing successively (32, 64, 128, 256) to capture increasingly complex features [</w:t>
      </w:r>
      <w:r>
        <w:rPr>
          <w:rFonts w:ascii="Times New Roman" w:eastAsia="Times New Roman" w:hAnsi="Times New Roman" w:cs="Times New Roman"/>
          <w:sz w:val="24"/>
          <w:szCs w:val="24"/>
          <w:lang w:val="en-GB"/>
        </w:rPr>
        <w:t>9</w:t>
      </w:r>
      <w:r w:rsidRPr="6611DAD1">
        <w:rPr>
          <w:rFonts w:ascii="Times New Roman" w:eastAsia="Times New Roman" w:hAnsi="Times New Roman" w:cs="Times New Roman"/>
          <w:sz w:val="24"/>
          <w:szCs w:val="24"/>
          <w:lang w:val="en-GB"/>
        </w:rPr>
        <w:t>]. This layer will calculate the dot product between input patch and kernel weight to produce a feature map [</w:t>
      </w:r>
      <w:r>
        <w:rPr>
          <w:rFonts w:ascii="Times New Roman" w:eastAsia="Times New Roman" w:hAnsi="Times New Roman" w:cs="Times New Roman"/>
          <w:sz w:val="24"/>
          <w:szCs w:val="24"/>
          <w:lang w:val="en-GB"/>
        </w:rPr>
        <w:t>9</w:t>
      </w:r>
      <w:r w:rsidRPr="6611DAD1">
        <w:rPr>
          <w:rFonts w:ascii="Times New Roman" w:eastAsia="Times New Roman" w:hAnsi="Times New Roman" w:cs="Times New Roman"/>
          <w:sz w:val="24"/>
          <w:szCs w:val="24"/>
          <w:lang w:val="en-GB"/>
        </w:rPr>
        <w:t xml:space="preserve">]. </w:t>
      </w:r>
    </w:p>
    <w:p w14:paraId="73674CC3" w14:textId="77777777" w:rsidR="00EF5D5F" w:rsidRDefault="00EF5D5F" w:rsidP="00EF5D5F">
      <w:pPr>
        <w:spacing w:line="360" w:lineRule="auto"/>
        <w:ind w:firstLine="720"/>
        <w:jc w:val="both"/>
        <w:rPr>
          <w:rFonts w:ascii="Times New Roman" w:eastAsia="Times New Roman" w:hAnsi="Times New Roman" w:cs="Times New Roman"/>
          <w:sz w:val="24"/>
          <w:szCs w:val="24"/>
          <w:lang w:val="en-GB"/>
        </w:rPr>
      </w:pPr>
      <w:r w:rsidRPr="7DDCB248">
        <w:rPr>
          <w:rFonts w:ascii="Times New Roman" w:eastAsia="Times New Roman" w:hAnsi="Times New Roman" w:cs="Times New Roman"/>
          <w:sz w:val="24"/>
          <w:szCs w:val="24"/>
          <w:lang w:val="en-GB"/>
        </w:rPr>
        <w:t>Activation layer is the layer to add non-linearity to the output of convolutional layer [</w:t>
      </w:r>
      <w:r>
        <w:rPr>
          <w:rFonts w:ascii="Times New Roman" w:eastAsia="Times New Roman" w:hAnsi="Times New Roman" w:cs="Times New Roman"/>
          <w:sz w:val="24"/>
          <w:szCs w:val="24"/>
          <w:lang w:val="en-GB"/>
        </w:rPr>
        <w:t>9</w:t>
      </w:r>
      <w:r w:rsidRPr="7DDCB248">
        <w:rPr>
          <w:rFonts w:ascii="Times New Roman" w:eastAsia="Times New Roman" w:hAnsi="Times New Roman" w:cs="Times New Roman"/>
          <w:sz w:val="24"/>
          <w:szCs w:val="24"/>
          <w:lang w:val="en-GB"/>
        </w:rPr>
        <w:t>]. It allows the CNN to learn the patterns and relationships of the data [</w:t>
      </w:r>
      <w:r>
        <w:rPr>
          <w:rFonts w:ascii="Times New Roman" w:eastAsia="Times New Roman" w:hAnsi="Times New Roman" w:cs="Times New Roman"/>
          <w:sz w:val="24"/>
          <w:szCs w:val="24"/>
          <w:lang w:val="en-GB"/>
        </w:rPr>
        <w:t>9</w:t>
      </w:r>
      <w:r w:rsidRPr="7DDCB248">
        <w:rPr>
          <w:rFonts w:ascii="Times New Roman" w:eastAsia="Times New Roman" w:hAnsi="Times New Roman" w:cs="Times New Roman"/>
          <w:sz w:val="24"/>
          <w:szCs w:val="24"/>
          <w:lang w:val="en-GB"/>
        </w:rPr>
        <w:t>]. Therefore, the selected activation function should be able to identify and differentiate the significant feature. In this model, Rectifier linear unit (</w:t>
      </w:r>
      <w:proofErr w:type="spellStart"/>
      <w:r w:rsidRPr="7DDCB248">
        <w:rPr>
          <w:rFonts w:ascii="Times New Roman" w:eastAsia="Times New Roman" w:hAnsi="Times New Roman" w:cs="Times New Roman"/>
          <w:sz w:val="24"/>
          <w:szCs w:val="24"/>
          <w:lang w:val="en-GB"/>
        </w:rPr>
        <w:t>ReLu</w:t>
      </w:r>
      <w:proofErr w:type="spellEnd"/>
      <w:r w:rsidRPr="7DDCB248">
        <w:rPr>
          <w:rFonts w:ascii="Times New Roman" w:eastAsia="Times New Roman" w:hAnsi="Times New Roman" w:cs="Times New Roman"/>
          <w:sz w:val="24"/>
          <w:szCs w:val="24"/>
          <w:lang w:val="en-GB"/>
        </w:rPr>
        <w:t>) function is selected among Tanh, Sigmoid, etc [</w:t>
      </w:r>
      <w:r>
        <w:rPr>
          <w:rFonts w:ascii="Times New Roman" w:eastAsia="Times New Roman" w:hAnsi="Times New Roman" w:cs="Times New Roman"/>
          <w:sz w:val="24"/>
          <w:szCs w:val="24"/>
          <w:lang w:val="en-GB"/>
        </w:rPr>
        <w:t>9</w:t>
      </w:r>
      <w:r w:rsidRPr="7DDCB248">
        <w:rPr>
          <w:rFonts w:ascii="Times New Roman" w:eastAsia="Times New Roman" w:hAnsi="Times New Roman" w:cs="Times New Roman"/>
          <w:sz w:val="24"/>
          <w:szCs w:val="24"/>
          <w:lang w:val="en-GB"/>
        </w:rPr>
        <w:t>]. The most important reasons of choosing this function are due to its less costly computation and simpler mathematical operations to change all negative values to positive numbers [</w:t>
      </w:r>
      <w:r>
        <w:rPr>
          <w:rFonts w:ascii="Times New Roman" w:eastAsia="Times New Roman" w:hAnsi="Times New Roman" w:cs="Times New Roman"/>
          <w:sz w:val="24"/>
          <w:szCs w:val="24"/>
          <w:lang w:val="en-GB"/>
        </w:rPr>
        <w:t>9</w:t>
      </w:r>
      <w:r w:rsidRPr="7DDCB248">
        <w:rPr>
          <w:rFonts w:ascii="Times New Roman" w:eastAsia="Times New Roman" w:hAnsi="Times New Roman" w:cs="Times New Roman"/>
          <w:sz w:val="24"/>
          <w:szCs w:val="24"/>
          <w:lang w:val="en-GB"/>
        </w:rPr>
        <w:t>].</w:t>
      </w:r>
    </w:p>
    <w:p w14:paraId="5CF8CFF2" w14:textId="77777777" w:rsidR="00EF5D5F" w:rsidRDefault="00EF5D5F" w:rsidP="00EF5D5F">
      <w:pPr>
        <w:spacing w:line="360" w:lineRule="auto"/>
        <w:jc w:val="center"/>
      </w:pPr>
      <w:r w:rsidRPr="4D05434A">
        <w:rPr>
          <w:rFonts w:ascii="Times New Roman" w:eastAsia="Times New Roman" w:hAnsi="Times New Roman" w:cs="Times New Roman"/>
          <w:i/>
          <w:iCs/>
          <w:sz w:val="24"/>
          <w:szCs w:val="24"/>
        </w:rPr>
        <w:t>f(x)</w:t>
      </w:r>
      <w:proofErr w:type="spellStart"/>
      <w:r w:rsidRPr="4D05434A">
        <w:rPr>
          <w:rFonts w:ascii="Times New Roman" w:eastAsia="Times New Roman" w:hAnsi="Times New Roman" w:cs="Times New Roman"/>
          <w:i/>
          <w:iCs/>
          <w:sz w:val="24"/>
          <w:szCs w:val="24"/>
        </w:rPr>
        <w:t>ReLU</w:t>
      </w:r>
      <w:proofErr w:type="spellEnd"/>
      <w:r w:rsidRPr="4D05434A">
        <w:rPr>
          <w:rFonts w:ascii="Times New Roman" w:eastAsia="Times New Roman" w:hAnsi="Times New Roman" w:cs="Times New Roman"/>
          <w:i/>
          <w:iCs/>
          <w:sz w:val="24"/>
          <w:szCs w:val="24"/>
        </w:rPr>
        <w:t xml:space="preserve"> = </w:t>
      </w:r>
      <w:proofErr w:type="gramStart"/>
      <w:r w:rsidRPr="4D05434A">
        <w:rPr>
          <w:rFonts w:ascii="Times New Roman" w:eastAsia="Times New Roman" w:hAnsi="Times New Roman" w:cs="Times New Roman"/>
          <w:i/>
          <w:iCs/>
          <w:sz w:val="24"/>
          <w:szCs w:val="24"/>
        </w:rPr>
        <w:t>max(</w:t>
      </w:r>
      <w:proofErr w:type="gramEnd"/>
      <w:r w:rsidRPr="4D05434A">
        <w:rPr>
          <w:rFonts w:ascii="Times New Roman" w:eastAsia="Times New Roman" w:hAnsi="Times New Roman" w:cs="Times New Roman"/>
          <w:i/>
          <w:iCs/>
          <w:sz w:val="24"/>
          <w:szCs w:val="24"/>
        </w:rPr>
        <w:t>0, x)</w:t>
      </w:r>
    </w:p>
    <w:p w14:paraId="504E6189" w14:textId="77777777" w:rsidR="00EF5D5F" w:rsidRDefault="00EF5D5F" w:rsidP="00EF5D5F">
      <w:pPr>
        <w:spacing w:line="360" w:lineRule="auto"/>
        <w:ind w:firstLine="720"/>
        <w:jc w:val="both"/>
      </w:pPr>
      <w:r w:rsidRPr="7DDCB248">
        <w:rPr>
          <w:rFonts w:ascii="Times New Roman" w:eastAsia="Times New Roman" w:hAnsi="Times New Roman" w:cs="Times New Roman"/>
          <w:sz w:val="24"/>
          <w:szCs w:val="24"/>
          <w:lang w:val="en-GB"/>
        </w:rPr>
        <w:t>Pooling layer is to create feature maps with smaller dimensions while maintaining the important features information [</w:t>
      </w:r>
      <w:r>
        <w:rPr>
          <w:rFonts w:ascii="Times New Roman" w:eastAsia="Times New Roman" w:hAnsi="Times New Roman" w:cs="Times New Roman"/>
          <w:sz w:val="24"/>
          <w:szCs w:val="24"/>
          <w:lang w:val="en-GB"/>
        </w:rPr>
        <w:t>9</w:t>
      </w:r>
      <w:r w:rsidRPr="7DDCB248">
        <w:rPr>
          <w:rFonts w:ascii="Times New Roman" w:eastAsia="Times New Roman" w:hAnsi="Times New Roman" w:cs="Times New Roman"/>
          <w:sz w:val="24"/>
          <w:szCs w:val="24"/>
          <w:lang w:val="en-GB"/>
        </w:rPr>
        <w:t>]. This can reduce the number of parameters, thus decreasing the computation cost [</w:t>
      </w:r>
      <w:r>
        <w:rPr>
          <w:rFonts w:ascii="Times New Roman" w:eastAsia="Times New Roman" w:hAnsi="Times New Roman" w:cs="Times New Roman"/>
          <w:sz w:val="24"/>
          <w:szCs w:val="24"/>
          <w:lang w:val="en-GB"/>
        </w:rPr>
        <w:t>9</w:t>
      </w:r>
      <w:r w:rsidRPr="7DDCB248">
        <w:rPr>
          <w:rFonts w:ascii="Times New Roman" w:eastAsia="Times New Roman" w:hAnsi="Times New Roman" w:cs="Times New Roman"/>
          <w:sz w:val="24"/>
          <w:szCs w:val="24"/>
          <w:lang w:val="en-GB"/>
        </w:rPr>
        <w:t>]. Max pooling is chosen to extract the maximum value on the feature map covered by a fixed size of window (2 x 2).</w:t>
      </w:r>
    </w:p>
    <w:p w14:paraId="6A00B0D0" w14:textId="77777777" w:rsidR="00EF5D5F" w:rsidRDefault="00EF5D5F" w:rsidP="00EF5D5F">
      <w:pPr>
        <w:spacing w:line="360" w:lineRule="auto"/>
        <w:ind w:firstLine="720"/>
        <w:jc w:val="both"/>
      </w:pPr>
      <w:r w:rsidRPr="4C31869E">
        <w:rPr>
          <w:rFonts w:ascii="Times New Roman" w:eastAsia="Times New Roman" w:hAnsi="Times New Roman" w:cs="Times New Roman"/>
          <w:sz w:val="24"/>
          <w:szCs w:val="24"/>
          <w:lang w:val="en-GB"/>
        </w:rPr>
        <w:lastRenderedPageBreak/>
        <w:t xml:space="preserve">Fully connected layer is to aggregate all the features from previous layers for later classification task. </w:t>
      </w:r>
      <w:proofErr w:type="spellStart"/>
      <w:r w:rsidRPr="4C31869E">
        <w:rPr>
          <w:rFonts w:ascii="Times New Roman" w:eastAsia="Times New Roman" w:hAnsi="Times New Roman" w:cs="Times New Roman"/>
          <w:sz w:val="24"/>
          <w:szCs w:val="24"/>
          <w:lang w:val="en-GB"/>
        </w:rPr>
        <w:t>Softmax</w:t>
      </w:r>
      <w:proofErr w:type="spellEnd"/>
      <w:r w:rsidRPr="4C31869E">
        <w:rPr>
          <w:rFonts w:ascii="Times New Roman" w:eastAsia="Times New Roman" w:hAnsi="Times New Roman" w:cs="Times New Roman"/>
          <w:sz w:val="24"/>
          <w:szCs w:val="24"/>
          <w:lang w:val="en-GB"/>
        </w:rPr>
        <w:t xml:space="preserve"> function is picked between Sigmoid function for multi-class classification. The model is compiled with Adaptive Moment Estimation (ADAM) optimizer.</w:t>
      </w:r>
    </w:p>
    <w:p w14:paraId="378C18EB" w14:textId="77777777" w:rsidR="00EF5D5F" w:rsidRDefault="00EF5D5F" w:rsidP="00EF5D5F">
      <w:pPr>
        <w:spacing w:line="360" w:lineRule="auto"/>
        <w:ind w:firstLine="720"/>
        <w:jc w:val="both"/>
        <w:rPr>
          <w:rFonts w:ascii="Times New Roman" w:eastAsia="Times New Roman" w:hAnsi="Times New Roman" w:cs="Times New Roman"/>
          <w:sz w:val="24"/>
          <w:szCs w:val="24"/>
          <w:lang w:val="en-GB"/>
        </w:rPr>
      </w:pPr>
      <w:r w:rsidRPr="2E4280F7">
        <w:rPr>
          <w:rFonts w:ascii="Times New Roman" w:eastAsia="Times New Roman" w:hAnsi="Times New Roman" w:cs="Times New Roman"/>
          <w:sz w:val="24"/>
          <w:szCs w:val="24"/>
          <w:lang w:val="en-GB"/>
        </w:rPr>
        <w:t>During model training stage, the hyperparameters, including batch size and number of epochs are tuned to achieve high accuracy and high performance. Batch size is the number of samples to pass the layers at the same time while number of epochs are the number of iterations to pass the layers [9]. In this model, a common 32 batch size is initially set since it does not consume more memory space and followed by a standard 50 epochs to avoid overfitting [9]. These batch size and epochs will be tuned accordingly until high accuracy and performance is achieved.</w:t>
      </w:r>
    </w:p>
    <w:p w14:paraId="14A4C4CB" w14:textId="3739128A" w:rsidR="00EF5D5F" w:rsidRPr="00133AF6" w:rsidRDefault="00EF5D5F" w:rsidP="00EF5D5F">
      <w:bookmarkStart w:id="62" w:name="_Toc177135323"/>
      <w:r w:rsidRPr="180AB1DA">
        <w:rPr>
          <w:rStyle w:val="Heading3Char"/>
        </w:rPr>
        <w:t>3.2.11 Training</w:t>
      </w:r>
      <w:bookmarkEnd w:id="62"/>
    </w:p>
    <w:p w14:paraId="101E55EC" w14:textId="77777777" w:rsidR="00EF5D5F" w:rsidRDefault="00EF5D5F" w:rsidP="00EF5D5F">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Training is where the process of images and labels being feed to CNN </w:t>
      </w:r>
      <w:proofErr w:type="gramStart"/>
      <w:r>
        <w:rPr>
          <w:rFonts w:ascii="Times New Roman" w:eastAsia="Times New Roman" w:hAnsi="Times New Roman" w:cs="Times New Roman"/>
          <w:sz w:val="24"/>
          <w:szCs w:val="24"/>
          <w:lang w:val="en-GB"/>
        </w:rPr>
        <w:t>model ,</w:t>
      </w:r>
      <w:proofErr w:type="gramEnd"/>
      <w:r>
        <w:rPr>
          <w:rFonts w:ascii="Times New Roman" w:eastAsia="Times New Roman" w:hAnsi="Times New Roman" w:cs="Times New Roman"/>
          <w:sz w:val="24"/>
          <w:szCs w:val="24"/>
          <w:lang w:val="en-GB"/>
        </w:rPr>
        <w:t xml:space="preserve"> the time it takes depends on the batch size , epochs and there will be validation data to help decrease the training loss</w:t>
      </w:r>
    </w:p>
    <w:p w14:paraId="76D2FEB8" w14:textId="548C0A41" w:rsidR="00EF5D5F" w:rsidRDefault="00EF5D5F" w:rsidP="00EF5D5F">
      <w:bookmarkStart w:id="63" w:name="_Toc177135324"/>
      <w:r w:rsidRPr="180AB1DA">
        <w:rPr>
          <w:rStyle w:val="Heading3Char"/>
        </w:rPr>
        <w:t>3.2.12 Model Evaluation</w:t>
      </w:r>
      <w:bookmarkEnd w:id="63"/>
      <w:r>
        <w:t xml:space="preserve"> </w:t>
      </w:r>
    </w:p>
    <w:p w14:paraId="1782DDB2" w14:textId="77777777" w:rsidR="00EF5D5F" w:rsidRDefault="00EF5D5F" w:rsidP="00EF5D5F">
      <w:pPr>
        <w:spacing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After training finished, model evaluation is carrying out by printing the history of validation, which is the accuracy of the model on the validation set after the last </w:t>
      </w:r>
      <w:proofErr w:type="gramStart"/>
      <w:r>
        <w:rPr>
          <w:rFonts w:ascii="Times New Roman" w:eastAsia="Times New Roman" w:hAnsi="Times New Roman" w:cs="Times New Roman"/>
          <w:sz w:val="24"/>
          <w:szCs w:val="24"/>
          <w:lang w:val="en-GB"/>
        </w:rPr>
        <w:t>epoch .</w:t>
      </w:r>
      <w:proofErr w:type="gramEnd"/>
      <w:r>
        <w:rPr>
          <w:rFonts w:ascii="Times New Roman" w:eastAsia="Times New Roman" w:hAnsi="Times New Roman" w:cs="Times New Roman"/>
          <w:sz w:val="24"/>
          <w:szCs w:val="24"/>
          <w:lang w:val="en-GB"/>
        </w:rPr>
        <w:t xml:space="preserve"> </w:t>
      </w:r>
    </w:p>
    <w:p w14:paraId="127FAB17" w14:textId="77777777" w:rsidR="00EF5D5F" w:rsidRDefault="00EF5D5F" w:rsidP="00EF5D5F">
      <w:pPr>
        <w:spacing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Moreover, the model is evaluated by returning the final loss of training and </w:t>
      </w:r>
      <w:proofErr w:type="gramStart"/>
      <w:r>
        <w:rPr>
          <w:rFonts w:ascii="Times New Roman" w:eastAsia="Times New Roman" w:hAnsi="Times New Roman" w:cs="Times New Roman"/>
          <w:sz w:val="24"/>
          <w:szCs w:val="24"/>
          <w:lang w:val="en-GB"/>
        </w:rPr>
        <w:t>validation  and</w:t>
      </w:r>
      <w:proofErr w:type="gramEnd"/>
      <w:r>
        <w:rPr>
          <w:rFonts w:ascii="Times New Roman" w:eastAsia="Times New Roman" w:hAnsi="Times New Roman" w:cs="Times New Roman"/>
          <w:sz w:val="24"/>
          <w:szCs w:val="24"/>
          <w:lang w:val="en-GB"/>
        </w:rPr>
        <w:t xml:space="preserve"> accuracy of the model then being plotted to visualize the learning process which help in generalize well to unseen data during training </w:t>
      </w:r>
    </w:p>
    <w:p w14:paraId="46D35863" w14:textId="77777777" w:rsidR="00EF5D5F" w:rsidRDefault="00EF5D5F" w:rsidP="00EF5D5F">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r>
      <w:proofErr w:type="gramStart"/>
      <w:r>
        <w:rPr>
          <w:rFonts w:ascii="Times New Roman" w:eastAsia="Times New Roman" w:hAnsi="Times New Roman" w:cs="Times New Roman"/>
          <w:sz w:val="24"/>
          <w:szCs w:val="24"/>
          <w:lang w:val="en-GB"/>
        </w:rPr>
        <w:t>Lastly ,</w:t>
      </w:r>
      <w:proofErr w:type="gramEnd"/>
      <w:r>
        <w:rPr>
          <w:rFonts w:ascii="Times New Roman" w:eastAsia="Times New Roman" w:hAnsi="Times New Roman" w:cs="Times New Roman"/>
          <w:sz w:val="24"/>
          <w:szCs w:val="24"/>
          <w:lang w:val="en-GB"/>
        </w:rPr>
        <w:t xml:space="preserve"> The categorical cross-entropy which is a loss function will be measuring how well the model’s prediction and match </w:t>
      </w:r>
      <w:proofErr w:type="spellStart"/>
      <w:r>
        <w:rPr>
          <w:rFonts w:ascii="Times New Roman" w:eastAsia="Times New Roman" w:hAnsi="Times New Roman" w:cs="Times New Roman"/>
          <w:sz w:val="24"/>
          <w:szCs w:val="24"/>
          <w:lang w:val="en-GB"/>
        </w:rPr>
        <w:t>tat</w:t>
      </w:r>
      <w:proofErr w:type="spellEnd"/>
      <w:r>
        <w:rPr>
          <w:rFonts w:ascii="Times New Roman" w:eastAsia="Times New Roman" w:hAnsi="Times New Roman" w:cs="Times New Roman"/>
          <w:sz w:val="24"/>
          <w:szCs w:val="24"/>
          <w:lang w:val="en-GB"/>
        </w:rPr>
        <w:t xml:space="preserve"> with the true class labels . The lower loss </w:t>
      </w:r>
      <w:proofErr w:type="gramStart"/>
      <w:r>
        <w:rPr>
          <w:rFonts w:ascii="Times New Roman" w:eastAsia="Times New Roman" w:hAnsi="Times New Roman" w:cs="Times New Roman"/>
          <w:sz w:val="24"/>
          <w:szCs w:val="24"/>
          <w:lang w:val="en-GB"/>
        </w:rPr>
        <w:t>mean</w:t>
      </w:r>
      <w:proofErr w:type="gramEnd"/>
      <w:r>
        <w:rPr>
          <w:rFonts w:ascii="Times New Roman" w:eastAsia="Times New Roman" w:hAnsi="Times New Roman" w:cs="Times New Roman"/>
          <w:sz w:val="24"/>
          <w:szCs w:val="24"/>
          <w:lang w:val="en-GB"/>
        </w:rPr>
        <w:t xml:space="preserve"> the better prediction/. The loss function can refer to the figure 3.2.11</w:t>
      </w:r>
    </w:p>
    <w:p w14:paraId="34F2AF4C" w14:textId="77777777" w:rsidR="00EF5D5F" w:rsidRDefault="00EF5D5F" w:rsidP="00EF5D5F">
      <w:pPr>
        <w:spacing w:line="360" w:lineRule="auto"/>
        <w:jc w:val="center"/>
        <w:rPr>
          <w:rFonts w:ascii="Times New Roman" w:eastAsia="Times New Roman" w:hAnsi="Times New Roman" w:cs="Times New Roman"/>
          <w:sz w:val="24"/>
          <w:szCs w:val="24"/>
          <w:lang w:val="en-GB"/>
        </w:rPr>
      </w:pPr>
      <w:r w:rsidRPr="00AC7940">
        <w:rPr>
          <w:rFonts w:ascii="Times New Roman" w:eastAsia="Times New Roman" w:hAnsi="Times New Roman" w:cs="Times New Roman"/>
          <w:noProof/>
          <w:sz w:val="24"/>
          <w:szCs w:val="24"/>
          <w:lang w:val="en-GB"/>
        </w:rPr>
        <w:drawing>
          <wp:inline distT="0" distB="0" distL="0" distR="0" wp14:anchorId="38F1B229" wp14:editId="2B4CAC7B">
            <wp:extent cx="3021495" cy="31867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0416" cy="322778"/>
                    </a:xfrm>
                    <a:prstGeom prst="rect">
                      <a:avLst/>
                    </a:prstGeom>
                  </pic:spPr>
                </pic:pic>
              </a:graphicData>
            </a:graphic>
          </wp:inline>
        </w:drawing>
      </w:r>
    </w:p>
    <w:p w14:paraId="5D3BCE93" w14:textId="77777777" w:rsidR="00EF5D5F" w:rsidRDefault="00EF5D5F" w:rsidP="00EF5D5F">
      <w:pPr>
        <w:spacing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Figure 3.2.11 Multiclass Cross Entropy Loss</w:t>
      </w:r>
    </w:p>
    <w:p w14:paraId="5A70C0AE" w14:textId="77777777" w:rsidR="00EF5D5F" w:rsidRDefault="00EF5D5F" w:rsidP="00EF5D5F">
      <w:pPr>
        <w:spacing w:line="360" w:lineRule="auto"/>
        <w:jc w:val="both"/>
        <w:rPr>
          <w:rFonts w:ascii="Times New Roman" w:eastAsia="Times New Roman" w:hAnsi="Times New Roman" w:cs="Times New Roman"/>
          <w:sz w:val="24"/>
          <w:szCs w:val="24"/>
          <w:lang w:val="en-GB"/>
        </w:rPr>
      </w:pPr>
    </w:p>
    <w:p w14:paraId="329CC6E7" w14:textId="77777777" w:rsidR="00EF5D5F" w:rsidRDefault="00EF5D5F" w:rsidP="00EF5D5F">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 xml:space="preserve">printing the history of the </w:t>
      </w:r>
      <w:proofErr w:type="spellStart"/>
      <w:r>
        <w:rPr>
          <w:rFonts w:ascii="Times New Roman" w:eastAsia="Times New Roman" w:hAnsi="Times New Roman" w:cs="Times New Roman"/>
          <w:sz w:val="24"/>
          <w:szCs w:val="24"/>
          <w:lang w:val="en-GB"/>
        </w:rPr>
        <w:t>validattesting</w:t>
      </w:r>
      <w:proofErr w:type="spellEnd"/>
      <w:r>
        <w:rPr>
          <w:rFonts w:ascii="Times New Roman" w:eastAsia="Times New Roman" w:hAnsi="Times New Roman" w:cs="Times New Roman"/>
          <w:sz w:val="24"/>
          <w:szCs w:val="24"/>
          <w:lang w:val="en-GB"/>
        </w:rPr>
        <w:t xml:space="preserve"> the model with test </w:t>
      </w:r>
      <w:proofErr w:type="gramStart"/>
      <w:r>
        <w:rPr>
          <w:rFonts w:ascii="Times New Roman" w:eastAsia="Times New Roman" w:hAnsi="Times New Roman" w:cs="Times New Roman"/>
          <w:sz w:val="24"/>
          <w:szCs w:val="24"/>
          <w:lang w:val="en-GB"/>
        </w:rPr>
        <w:t>data .</w:t>
      </w:r>
      <w:proofErr w:type="gramEnd"/>
      <w:r>
        <w:rPr>
          <w:rFonts w:ascii="Times New Roman" w:eastAsia="Times New Roman" w:hAnsi="Times New Roman" w:cs="Times New Roman"/>
          <w:sz w:val="24"/>
          <w:szCs w:val="24"/>
          <w:lang w:val="en-GB"/>
        </w:rPr>
        <w:t xml:space="preserve"> By using cross-entropy loss </w:t>
      </w:r>
      <w:proofErr w:type="gramStart"/>
      <w:r>
        <w:rPr>
          <w:rFonts w:ascii="Times New Roman" w:eastAsia="Times New Roman" w:hAnsi="Times New Roman" w:cs="Times New Roman"/>
          <w:sz w:val="24"/>
          <w:szCs w:val="24"/>
          <w:lang w:val="en-GB"/>
        </w:rPr>
        <w:t>formulae ,</w:t>
      </w:r>
      <w:proofErr w:type="gramEnd"/>
      <w:r>
        <w:rPr>
          <w:rFonts w:ascii="Times New Roman" w:eastAsia="Times New Roman" w:hAnsi="Times New Roman" w:cs="Times New Roman"/>
          <w:sz w:val="24"/>
          <w:szCs w:val="24"/>
          <w:lang w:val="en-GB"/>
        </w:rPr>
        <w:t xml:space="preserve"> it can  Accuracy, precision , recall , and support will be evaluated . </w:t>
      </w:r>
    </w:p>
    <w:p w14:paraId="438750C7" w14:textId="77777777" w:rsidR="00EF5D5F" w:rsidRDefault="00EF5D5F" w:rsidP="00EF5D5F">
      <w:pPr>
        <w:spacing w:after="0" w:line="360" w:lineRule="auto"/>
        <w:rPr>
          <w:rFonts w:ascii="Times New Roman" w:eastAsia="SimSun" w:hAnsi="Times New Roman" w:cs="Times New Roman"/>
          <w:b/>
          <w:bCs/>
          <w:sz w:val="24"/>
          <w:szCs w:val="24"/>
          <w:lang w:eastAsia="en-US" w:bidi="en-US"/>
        </w:rPr>
      </w:pPr>
    </w:p>
    <w:p w14:paraId="3932B95C" w14:textId="1E3DC600" w:rsidR="00EF5D5F" w:rsidRDefault="00EF5D5F" w:rsidP="00EF5D5F">
      <w:pPr>
        <w:spacing w:after="0" w:line="360" w:lineRule="auto"/>
        <w:rPr>
          <w:rFonts w:ascii="Times New Roman" w:eastAsia="SimSun" w:hAnsi="Times New Roman" w:cs="Times New Roman"/>
          <w:b/>
          <w:bCs/>
          <w:sz w:val="24"/>
          <w:szCs w:val="24"/>
          <w:lang w:eastAsia="en-US" w:bidi="en-US"/>
        </w:rPr>
      </w:pPr>
      <w:bookmarkStart w:id="64" w:name="_Toc177135325"/>
      <w:r w:rsidRPr="180AB1DA">
        <w:rPr>
          <w:rStyle w:val="Heading3Char"/>
        </w:rPr>
        <w:t>3.2.13 Hyperparameter Tuning</w:t>
      </w:r>
      <w:bookmarkEnd w:id="64"/>
      <w:r w:rsidRPr="180AB1DA">
        <w:rPr>
          <w:rStyle w:val="Heading3Char"/>
        </w:rPr>
        <w:t xml:space="preserve"> </w:t>
      </w:r>
    </w:p>
    <w:p w14:paraId="69FDDACE" w14:textId="77777777" w:rsidR="00EF5D5F" w:rsidRPr="00A93423" w:rsidRDefault="00EF5D5F" w:rsidP="00EF5D5F">
      <w:pPr>
        <w:spacing w:after="0" w:line="360" w:lineRule="auto"/>
        <w:ind w:firstLine="720"/>
        <w:rPr>
          <w:rFonts w:ascii="Times New Roman" w:eastAsia="SimSun" w:hAnsi="Times New Roman" w:cs="Times New Roman"/>
          <w:b/>
          <w:bCs/>
          <w:sz w:val="24"/>
          <w:szCs w:val="24"/>
          <w:lang w:val="en-US" w:eastAsia="en-US" w:bidi="en-US"/>
        </w:rPr>
      </w:pPr>
      <w:r>
        <w:rPr>
          <w:rFonts w:ascii="Times New Roman" w:eastAsia="Times New Roman" w:hAnsi="Times New Roman" w:cs="Times New Roman"/>
          <w:sz w:val="24"/>
          <w:szCs w:val="24"/>
        </w:rPr>
        <w:t>T</w:t>
      </w:r>
      <w:r w:rsidRPr="2E4280F7">
        <w:rPr>
          <w:rFonts w:ascii="Times New Roman" w:eastAsia="Times New Roman" w:hAnsi="Times New Roman" w:cs="Times New Roman"/>
          <w:sz w:val="24"/>
          <w:szCs w:val="24"/>
          <w:lang w:val="en-US"/>
        </w:rPr>
        <w:t xml:space="preserve">he comparison between training and testing accuracy can identify that the model is underfitting or overfitting. In [10], it specifies that some of the widely used methods to overcome this issue, which are dropout, batch normalization, size of dataset, max pooling and </w:t>
      </w:r>
      <w:proofErr w:type="spellStart"/>
      <w:r w:rsidRPr="2E4280F7">
        <w:rPr>
          <w:rFonts w:ascii="Times New Roman" w:eastAsia="Times New Roman" w:hAnsi="Times New Roman" w:cs="Times New Roman"/>
          <w:sz w:val="24"/>
          <w:szCs w:val="24"/>
          <w:lang w:val="en-US"/>
        </w:rPr>
        <w:t>relu</w:t>
      </w:r>
      <w:proofErr w:type="spellEnd"/>
      <w:r w:rsidRPr="2E4280F7">
        <w:rPr>
          <w:rFonts w:ascii="Times New Roman" w:eastAsia="Times New Roman" w:hAnsi="Times New Roman" w:cs="Times New Roman"/>
          <w:sz w:val="24"/>
          <w:szCs w:val="24"/>
          <w:lang w:val="en-US"/>
        </w:rPr>
        <w:t xml:space="preserve"> layer. According to the method proposed in [10], the comparison between SGD and Adam optimizer with dropout rate and epochs (=10) is used to figure out the best hyperparameter in its case. As an illustration, a figure is taken from the article as shown as below [10]: </w:t>
      </w:r>
      <w:r>
        <w:rPr>
          <w:rFonts w:ascii="Times New Roman" w:eastAsia="Times New Roman" w:hAnsi="Times New Roman" w:cs="Times New Roman"/>
          <w:sz w:val="24"/>
          <w:szCs w:val="24"/>
          <w:lang w:val="en-US"/>
        </w:rPr>
        <w:t>On the</w:t>
      </w:r>
      <w:r w:rsidRPr="2E4280F7">
        <w:rPr>
          <w:rFonts w:ascii="Times New Roman" w:eastAsia="Times New Roman" w:hAnsi="Times New Roman" w:cs="Times New Roman"/>
          <w:sz w:val="24"/>
          <w:szCs w:val="24"/>
          <w:lang w:val="en-US"/>
        </w:rPr>
        <w:t xml:space="preserve"> other hand, in [11], the hyperparameter tuning of the proposed model is using Bayesian Optimization.  </w:t>
      </w:r>
    </w:p>
    <w:p w14:paraId="4AC00F9D" w14:textId="77777777" w:rsidR="00EF5D5F" w:rsidRDefault="00EF5D5F" w:rsidP="00EF5D5F">
      <w:pPr>
        <w:spacing w:line="360" w:lineRule="auto"/>
        <w:rPr>
          <w:rFonts w:ascii="Times New Roman" w:eastAsia="Times New Roman" w:hAnsi="Times New Roman" w:cs="Times New Roman"/>
          <w:sz w:val="24"/>
          <w:szCs w:val="24"/>
          <w:lang w:val="en-US"/>
        </w:rPr>
      </w:pPr>
      <w:r>
        <w:rPr>
          <w:noProof/>
        </w:rPr>
        <w:drawing>
          <wp:inline distT="0" distB="0" distL="0" distR="0" wp14:anchorId="3781BF81" wp14:editId="079C8305">
            <wp:extent cx="1579001" cy="506012"/>
            <wp:effectExtent l="0" t="0" r="0" b="0"/>
            <wp:docPr id="7" name="Picture 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28665" name="Picture 2012528665" descr="A black text on a white background&#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579001" cy="506012"/>
                    </a:xfrm>
                    <a:prstGeom prst="rect">
                      <a:avLst/>
                    </a:prstGeom>
                  </pic:spPr>
                </pic:pic>
              </a:graphicData>
            </a:graphic>
          </wp:inline>
        </w:drawing>
      </w:r>
      <w:r w:rsidRPr="4D05434A">
        <w:rPr>
          <w:rFonts w:ascii="Times New Roman" w:eastAsia="Times New Roman" w:hAnsi="Times New Roman" w:cs="Times New Roman"/>
          <w:sz w:val="24"/>
          <w:szCs w:val="24"/>
          <w:lang w:val="en-US"/>
        </w:rPr>
        <w:t>where x is the hyperparameter.</w:t>
      </w:r>
    </w:p>
    <w:p w14:paraId="4523E0C3" w14:textId="77777777" w:rsidR="00EF5D5F" w:rsidRDefault="00EF5D5F" w:rsidP="00EF5D5F">
      <w:pPr>
        <w:spacing w:line="360" w:lineRule="auto"/>
        <w:rPr>
          <w:rFonts w:ascii="Times New Roman" w:eastAsia="Times New Roman" w:hAnsi="Times New Roman" w:cs="Times New Roman"/>
          <w:sz w:val="24"/>
          <w:szCs w:val="24"/>
          <w:lang w:val="en-US"/>
        </w:rPr>
      </w:pPr>
    </w:p>
    <w:p w14:paraId="0C7273CE" w14:textId="77777777" w:rsidR="00EF5D5F" w:rsidRDefault="00EF5D5F" w:rsidP="00EF5D5F">
      <w:pPr>
        <w:spacing w:line="360" w:lineRule="auto"/>
        <w:ind w:firstLine="720"/>
      </w:pPr>
      <w:r w:rsidRPr="4D05434A">
        <w:rPr>
          <w:rFonts w:ascii="Times New Roman" w:eastAsia="Times New Roman" w:hAnsi="Times New Roman" w:cs="Times New Roman"/>
          <w:sz w:val="24"/>
          <w:szCs w:val="24"/>
          <w:lang w:val="en-US"/>
        </w:rPr>
        <w:t>According to [</w:t>
      </w:r>
      <w:r>
        <w:rPr>
          <w:rFonts w:ascii="Times New Roman" w:eastAsia="Times New Roman" w:hAnsi="Times New Roman" w:cs="Times New Roman"/>
          <w:sz w:val="24"/>
          <w:szCs w:val="24"/>
          <w:lang w:val="en-US"/>
        </w:rPr>
        <w:t>11</w:t>
      </w:r>
      <w:r w:rsidRPr="4D05434A">
        <w:rPr>
          <w:rFonts w:ascii="Times New Roman" w:eastAsia="Times New Roman" w:hAnsi="Times New Roman" w:cs="Times New Roman"/>
          <w:sz w:val="24"/>
          <w:szCs w:val="24"/>
          <w:lang w:val="en-US"/>
        </w:rPr>
        <w:t>], by using scikit-optimize (learning rate, number of fully connected Dense layers, number of nodes for each Dense layer and activation function) with Bayesian optimization can find minimum value of f(x). As an illustration, a figure is referenced from [</w:t>
      </w:r>
      <w:r>
        <w:rPr>
          <w:rFonts w:ascii="Times New Roman" w:eastAsia="Times New Roman" w:hAnsi="Times New Roman" w:cs="Times New Roman"/>
          <w:sz w:val="24"/>
          <w:szCs w:val="24"/>
          <w:lang w:val="en-US"/>
        </w:rPr>
        <w:t>11</w:t>
      </w:r>
      <w:r w:rsidRPr="4D05434A">
        <w:rPr>
          <w:rFonts w:ascii="Times New Roman" w:eastAsia="Times New Roman" w:hAnsi="Times New Roman" w:cs="Times New Roman"/>
          <w:sz w:val="24"/>
          <w:szCs w:val="24"/>
          <w:lang w:val="en-US"/>
        </w:rPr>
        <w:t>] as shown as below:</w:t>
      </w:r>
    </w:p>
    <w:p w14:paraId="1DD16CF2" w14:textId="77777777" w:rsidR="00EF5D5F" w:rsidRDefault="00EF5D5F" w:rsidP="00EF5D5F">
      <w:pPr>
        <w:spacing w:line="360" w:lineRule="auto"/>
      </w:pPr>
      <w:r>
        <w:rPr>
          <w:noProof/>
        </w:rPr>
        <w:drawing>
          <wp:inline distT="0" distB="0" distL="0" distR="0" wp14:anchorId="1A5B116A" wp14:editId="32B7C4A2">
            <wp:extent cx="3267739" cy="2469094"/>
            <wp:effectExtent l="0" t="0" r="0" b="0"/>
            <wp:docPr id="8" name="Picture 8"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89401" name="Picture 1208489401" descr="A graph with a line graph&#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67739" cy="2469094"/>
                    </a:xfrm>
                    <a:prstGeom prst="rect">
                      <a:avLst/>
                    </a:prstGeom>
                  </pic:spPr>
                </pic:pic>
              </a:graphicData>
            </a:graphic>
          </wp:inline>
        </w:drawing>
      </w:r>
    </w:p>
    <w:p w14:paraId="064D41DB" w14:textId="77777777" w:rsidR="00EF5D5F" w:rsidRDefault="00EF5D5F" w:rsidP="00EF5D5F">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Figure 3.2.1</w:t>
      </w:r>
      <w:r>
        <w:rPr>
          <w:rFonts w:ascii="Times New Roman" w:eastAsia="Times New Roman" w:hAnsi="Times New Roman" w:cs="Times New Roman"/>
          <w:sz w:val="24"/>
          <w:szCs w:val="24"/>
        </w:rPr>
        <w:t>3</w:t>
      </w:r>
      <w:r w:rsidRPr="2E4280F7">
        <w:rPr>
          <w:rFonts w:ascii="Times New Roman" w:eastAsia="Times New Roman" w:hAnsi="Times New Roman" w:cs="Times New Roman"/>
          <w:sz w:val="24"/>
          <w:szCs w:val="24"/>
        </w:rPr>
        <w:t>.2 A convergence plot of Bayesian optimization</w:t>
      </w:r>
    </w:p>
    <w:p w14:paraId="5CE41C0A" w14:textId="77777777" w:rsidR="00EF5D5F" w:rsidRDefault="00EF5D5F" w:rsidP="00EF5D5F">
      <w:pPr>
        <w:spacing w:line="360" w:lineRule="auto"/>
        <w:ind w:firstLine="720"/>
      </w:pPr>
      <w:r w:rsidRPr="4D05434A">
        <w:rPr>
          <w:rFonts w:ascii="Times New Roman" w:eastAsia="Times New Roman" w:hAnsi="Times New Roman" w:cs="Times New Roman"/>
          <w:sz w:val="24"/>
          <w:szCs w:val="24"/>
          <w:lang w:val="en-US"/>
        </w:rPr>
        <w:lastRenderedPageBreak/>
        <w:t>From the figure above, 13</w:t>
      </w:r>
      <w:r w:rsidRPr="4D05434A">
        <w:rPr>
          <w:rFonts w:ascii="Times New Roman" w:eastAsia="Times New Roman" w:hAnsi="Times New Roman" w:cs="Times New Roman"/>
          <w:sz w:val="24"/>
          <w:szCs w:val="24"/>
          <w:vertAlign w:val="superscript"/>
          <w:lang w:val="en-US"/>
        </w:rPr>
        <w:t>th</w:t>
      </w:r>
      <w:r w:rsidRPr="4D05434A">
        <w:rPr>
          <w:rFonts w:ascii="Times New Roman" w:eastAsia="Times New Roman" w:hAnsi="Times New Roman" w:cs="Times New Roman"/>
          <w:sz w:val="24"/>
          <w:szCs w:val="24"/>
          <w:lang w:val="en-US"/>
        </w:rPr>
        <w:t xml:space="preserve"> call has the minimum value, which is the best parameter grid that has highest accuracy and lowest lose value. As an illustration, a table is referenced from [</w:t>
      </w:r>
      <w:r>
        <w:rPr>
          <w:rFonts w:ascii="Times New Roman" w:eastAsia="Times New Roman" w:hAnsi="Times New Roman" w:cs="Times New Roman"/>
          <w:sz w:val="24"/>
          <w:szCs w:val="24"/>
          <w:lang w:val="en-US"/>
        </w:rPr>
        <w:t>11]</w:t>
      </w:r>
      <w:r w:rsidRPr="4D05434A">
        <w:rPr>
          <w:rFonts w:ascii="Times New Roman" w:eastAsia="Times New Roman" w:hAnsi="Times New Roman" w:cs="Times New Roman"/>
          <w:sz w:val="24"/>
          <w:szCs w:val="24"/>
          <w:lang w:val="en-US"/>
        </w:rPr>
        <w:t xml:space="preserve"> as shown as below:</w:t>
      </w:r>
    </w:p>
    <w:p w14:paraId="36148F4A" w14:textId="77777777" w:rsidR="00EF5D5F" w:rsidRDefault="00EF5D5F" w:rsidP="00EF5D5F">
      <w:pPr>
        <w:spacing w:line="360" w:lineRule="auto"/>
      </w:pPr>
      <w:r>
        <w:rPr>
          <w:noProof/>
        </w:rPr>
        <w:drawing>
          <wp:inline distT="0" distB="0" distL="0" distR="0" wp14:anchorId="4EFF4C5F" wp14:editId="3321CA54">
            <wp:extent cx="3475021" cy="3151905"/>
            <wp:effectExtent l="0" t="0" r="0" b="0"/>
            <wp:docPr id="9" name="Picture 9" descr="A table with numbers and a number of fun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55555" name="Picture 554655555" descr="A table with numbers and a number of function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75021" cy="3151905"/>
                    </a:xfrm>
                    <a:prstGeom prst="rect">
                      <a:avLst/>
                    </a:prstGeom>
                  </pic:spPr>
                </pic:pic>
              </a:graphicData>
            </a:graphic>
          </wp:inline>
        </w:drawing>
      </w:r>
    </w:p>
    <w:p w14:paraId="4DC9D3B0" w14:textId="77777777" w:rsidR="00EF5D5F" w:rsidRDefault="00EF5D5F" w:rsidP="00EF5D5F">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Figure 3.2.1</w:t>
      </w:r>
      <w:r>
        <w:rPr>
          <w:rFonts w:ascii="Times New Roman" w:eastAsia="Times New Roman" w:hAnsi="Times New Roman" w:cs="Times New Roman"/>
          <w:sz w:val="24"/>
          <w:szCs w:val="24"/>
        </w:rPr>
        <w:t>3</w:t>
      </w:r>
      <w:r w:rsidRPr="2E4280F7">
        <w:rPr>
          <w:rFonts w:ascii="Times New Roman" w:eastAsia="Times New Roman" w:hAnsi="Times New Roman" w:cs="Times New Roman"/>
          <w:sz w:val="24"/>
          <w:szCs w:val="24"/>
        </w:rPr>
        <w:t>.3 A table view of loss and accuracy by using Bayesian optimization</w:t>
      </w:r>
    </w:p>
    <w:p w14:paraId="52CADD8E" w14:textId="77777777" w:rsidR="00EF5D5F" w:rsidRDefault="00EF5D5F" w:rsidP="00EF5D5F">
      <w:pPr>
        <w:spacing w:line="360" w:lineRule="auto"/>
      </w:pPr>
    </w:p>
    <w:p w14:paraId="4BA26987" w14:textId="48AF9B03" w:rsidR="00EF5D5F" w:rsidRDefault="00EF5D5F" w:rsidP="00EF5D5F">
      <w:pPr>
        <w:spacing w:after="0" w:line="360" w:lineRule="auto"/>
        <w:rPr>
          <w:rFonts w:ascii="Times New Roman" w:eastAsia="SimSun" w:hAnsi="Times New Roman" w:cs="Times New Roman"/>
          <w:b/>
          <w:bCs/>
          <w:sz w:val="24"/>
          <w:szCs w:val="24"/>
          <w:lang w:eastAsia="en-US" w:bidi="en-US"/>
        </w:rPr>
      </w:pPr>
      <w:bookmarkStart w:id="65" w:name="_Toc177135326"/>
      <w:r w:rsidRPr="180AB1DA">
        <w:rPr>
          <w:rStyle w:val="Heading3Char"/>
        </w:rPr>
        <w:t>3.2.14 Performance evaluation</w:t>
      </w:r>
      <w:bookmarkEnd w:id="65"/>
      <w:r w:rsidRPr="180AB1DA">
        <w:rPr>
          <w:rFonts w:ascii="Times New Roman" w:eastAsia="SimSun" w:hAnsi="Times New Roman" w:cs="Times New Roman"/>
          <w:b/>
          <w:bCs/>
          <w:sz w:val="24"/>
          <w:szCs w:val="24"/>
          <w:lang w:eastAsia="en-US" w:bidi="en-US"/>
        </w:rPr>
        <w:t xml:space="preserve">  </w:t>
      </w:r>
    </w:p>
    <w:p w14:paraId="30B72AD3" w14:textId="77777777" w:rsidR="00EF5D5F" w:rsidRDefault="00EF5D5F" w:rsidP="00EF5D5F">
      <w:pPr>
        <w:spacing w:line="360" w:lineRule="auto"/>
        <w:ind w:firstLine="720"/>
      </w:pPr>
      <w:r w:rsidRPr="4D05434A">
        <w:rPr>
          <w:rFonts w:ascii="Times New Roman" w:eastAsia="Times New Roman" w:hAnsi="Times New Roman" w:cs="Times New Roman"/>
          <w:sz w:val="24"/>
          <w:szCs w:val="24"/>
          <w:lang w:val="en-US"/>
        </w:rPr>
        <w:t>In this process, the model can be evaluated based on various performance metrics, which are accuracy, precision, recall, F1 score and confusion matrix. As an illustration, the equation of the metrics is referenced from [</w:t>
      </w:r>
      <w:r>
        <w:rPr>
          <w:rFonts w:ascii="Times New Roman" w:eastAsia="Times New Roman" w:hAnsi="Times New Roman" w:cs="Times New Roman"/>
          <w:sz w:val="24"/>
          <w:szCs w:val="24"/>
          <w:lang w:val="en-US"/>
        </w:rPr>
        <w:t>11</w:t>
      </w:r>
      <w:r w:rsidRPr="4D05434A">
        <w:rPr>
          <w:rFonts w:ascii="Times New Roman" w:eastAsia="Times New Roman" w:hAnsi="Times New Roman" w:cs="Times New Roman"/>
          <w:sz w:val="24"/>
          <w:szCs w:val="24"/>
          <w:lang w:val="en-US"/>
        </w:rPr>
        <w:t>] as shown as below:</w:t>
      </w:r>
    </w:p>
    <w:p w14:paraId="7DF29EC4" w14:textId="77777777" w:rsidR="00EF5D5F" w:rsidRDefault="00EF5D5F" w:rsidP="00EF5D5F">
      <w:pPr>
        <w:spacing w:line="276" w:lineRule="auto"/>
      </w:pPr>
      <w:r>
        <w:rPr>
          <w:noProof/>
        </w:rPr>
        <w:drawing>
          <wp:inline distT="0" distB="0" distL="0" distR="0" wp14:anchorId="325BCEFC" wp14:editId="0720648E">
            <wp:extent cx="2838846" cy="1619476"/>
            <wp:effectExtent l="0" t="0" r="0" b="0"/>
            <wp:docPr id="10" name="Picture 10"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25283" name="Picture 423925283" descr="A group of math equation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38846" cy="1619476"/>
                    </a:xfrm>
                    <a:prstGeom prst="rect">
                      <a:avLst/>
                    </a:prstGeom>
                  </pic:spPr>
                </pic:pic>
              </a:graphicData>
            </a:graphic>
          </wp:inline>
        </w:drawing>
      </w:r>
    </w:p>
    <w:p w14:paraId="5FC1B54B" w14:textId="77777777" w:rsidR="00EF5D5F" w:rsidRDefault="00EF5D5F" w:rsidP="00EF5D5F">
      <w:pPr>
        <w:spacing w:line="360" w:lineRule="auto"/>
        <w:ind w:firstLine="720"/>
      </w:pPr>
      <w:r w:rsidRPr="4D05434A">
        <w:rPr>
          <w:rFonts w:ascii="Times New Roman" w:eastAsia="Times New Roman" w:hAnsi="Times New Roman" w:cs="Times New Roman"/>
          <w:sz w:val="24"/>
          <w:szCs w:val="24"/>
          <w:lang w:val="en-US"/>
        </w:rPr>
        <w:t>According to [</w:t>
      </w:r>
      <w:r>
        <w:rPr>
          <w:rFonts w:ascii="Times New Roman" w:eastAsia="Times New Roman" w:hAnsi="Times New Roman" w:cs="Times New Roman"/>
          <w:sz w:val="24"/>
          <w:szCs w:val="24"/>
          <w:lang w:val="en-US"/>
        </w:rPr>
        <w:t>11</w:t>
      </w:r>
      <w:r w:rsidRPr="4D05434A">
        <w:rPr>
          <w:rFonts w:ascii="Times New Roman" w:eastAsia="Times New Roman" w:hAnsi="Times New Roman" w:cs="Times New Roman"/>
          <w:sz w:val="24"/>
          <w:szCs w:val="24"/>
          <w:lang w:val="en-US"/>
        </w:rPr>
        <w:t xml:space="preserve">] as a reference, the proposed model of this project can be evaluated not only from the GTSRB dataset; moreover, it can compare with other recent studies’ proposed model based on other dataset, which is BTSDB dataset, </w:t>
      </w:r>
      <w:r w:rsidRPr="4D05434A">
        <w:rPr>
          <w:rFonts w:ascii="Times New Roman" w:eastAsia="Times New Roman" w:hAnsi="Times New Roman" w:cs="Times New Roman"/>
          <w:sz w:val="24"/>
          <w:szCs w:val="24"/>
          <w:lang w:val="en-US"/>
        </w:rPr>
        <w:lastRenderedPageBreak/>
        <w:t>Chinese traffic sign database, etc. Therefore, this can validate the applicability of our proposed model on different datasets compares to other researchers’ model. As an illustration, some referenced tables are taken from [</w:t>
      </w:r>
      <w:r>
        <w:rPr>
          <w:rFonts w:ascii="Times New Roman" w:eastAsia="Times New Roman" w:hAnsi="Times New Roman" w:cs="Times New Roman"/>
          <w:sz w:val="24"/>
          <w:szCs w:val="24"/>
          <w:lang w:val="en-US"/>
        </w:rPr>
        <w:t>11</w:t>
      </w:r>
      <w:r w:rsidRPr="4D05434A">
        <w:rPr>
          <w:rFonts w:ascii="Times New Roman" w:eastAsia="Times New Roman" w:hAnsi="Times New Roman" w:cs="Times New Roman"/>
          <w:sz w:val="24"/>
          <w:szCs w:val="24"/>
          <w:lang w:val="en-US"/>
        </w:rPr>
        <w:t>] as shown as below:</w:t>
      </w:r>
    </w:p>
    <w:p w14:paraId="2554F443" w14:textId="77777777" w:rsidR="00EF5D5F" w:rsidRDefault="00EF5D5F" w:rsidP="00EF5D5F">
      <w:pPr>
        <w:spacing w:after="0" w:line="360" w:lineRule="auto"/>
      </w:pPr>
      <w:r>
        <w:rPr>
          <w:noProof/>
        </w:rPr>
        <w:drawing>
          <wp:inline distT="0" distB="0" distL="0" distR="0" wp14:anchorId="00BE483F" wp14:editId="1EE65641">
            <wp:extent cx="3328704" cy="323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517929"/>
                    <pic:cNvPicPr/>
                  </pic:nvPicPr>
                  <pic:blipFill>
                    <a:blip r:embed="rId49">
                      <a:extLst>
                        <a:ext uri="{28A0092B-C50C-407E-A947-70E740481C1C}">
                          <a14:useLocalDpi xmlns:a14="http://schemas.microsoft.com/office/drawing/2010/main" val="0"/>
                        </a:ext>
                      </a:extLst>
                    </a:blip>
                    <a:stretch>
                      <a:fillRect/>
                    </a:stretch>
                  </pic:blipFill>
                  <pic:spPr>
                    <a:xfrm>
                      <a:off x="0" y="0"/>
                      <a:ext cx="3328704" cy="3231160"/>
                    </a:xfrm>
                    <a:prstGeom prst="rect">
                      <a:avLst/>
                    </a:prstGeom>
                  </pic:spPr>
                </pic:pic>
              </a:graphicData>
            </a:graphic>
          </wp:inline>
        </w:drawing>
      </w:r>
    </w:p>
    <w:p w14:paraId="66CFFB09" w14:textId="265368B9" w:rsidR="00EF5D5F" w:rsidRPr="00051794" w:rsidRDefault="00EF5D5F" w:rsidP="00051794">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Figure 3.2.1</w:t>
      </w:r>
      <w:r>
        <w:rPr>
          <w:rFonts w:ascii="Times New Roman" w:eastAsia="Times New Roman" w:hAnsi="Times New Roman" w:cs="Times New Roman"/>
          <w:sz w:val="24"/>
          <w:szCs w:val="24"/>
        </w:rPr>
        <w:t>4</w:t>
      </w:r>
      <w:r w:rsidRPr="2E4280F7">
        <w:rPr>
          <w:rFonts w:ascii="Times New Roman" w:eastAsia="Times New Roman" w:hAnsi="Times New Roman" w:cs="Times New Roman"/>
          <w:sz w:val="24"/>
          <w:szCs w:val="24"/>
        </w:rPr>
        <w:t>.1 Overview of evaluation between different models based on different dataset</w:t>
      </w:r>
    </w:p>
    <w:p w14:paraId="53DE7045" w14:textId="77777777" w:rsidR="00EF5D5F" w:rsidRDefault="00EF5D5F" w:rsidP="00EF5D5F">
      <w:pPr>
        <w:spacing w:line="360" w:lineRule="auto"/>
      </w:pPr>
      <w:r w:rsidRPr="2E4280F7">
        <w:rPr>
          <w:rFonts w:ascii="Times New Roman" w:eastAsia="Times New Roman" w:hAnsi="Times New Roman" w:cs="Times New Roman"/>
          <w:sz w:val="24"/>
          <w:szCs w:val="24"/>
          <w:lang w:val="en-US"/>
        </w:rPr>
        <w:t>In real time application, the processing time of the model is also another crucial factor. Therefore, it is essential to compare our proposed model with other studies’ model as [5]. As an example, a table is referenced from [5] as shown as below:</w:t>
      </w:r>
    </w:p>
    <w:p w14:paraId="1785E567" w14:textId="77777777" w:rsidR="00EF5D5F" w:rsidRDefault="00EF5D5F" w:rsidP="00EF5D5F">
      <w:pPr>
        <w:spacing w:after="0" w:line="360" w:lineRule="auto"/>
      </w:pPr>
      <w:r>
        <w:rPr>
          <w:noProof/>
        </w:rPr>
        <w:drawing>
          <wp:inline distT="0" distB="0" distL="0" distR="0" wp14:anchorId="0587CC64" wp14:editId="45B8CFF6">
            <wp:extent cx="4151736" cy="932769"/>
            <wp:effectExtent l="0" t="0" r="0" b="0"/>
            <wp:docPr id="12" name="Picture 12"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10746" name="Picture 1170110746" descr="A table with numbers and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151736" cy="932769"/>
                    </a:xfrm>
                    <a:prstGeom prst="rect">
                      <a:avLst/>
                    </a:prstGeom>
                  </pic:spPr>
                </pic:pic>
              </a:graphicData>
            </a:graphic>
          </wp:inline>
        </w:drawing>
      </w:r>
    </w:p>
    <w:p w14:paraId="52963C78" w14:textId="0C31D95F" w:rsidR="00EF5D5F" w:rsidRPr="008C467A" w:rsidRDefault="00EF5D5F" w:rsidP="008C467A">
      <w:pPr>
        <w:spacing w:line="360" w:lineRule="auto"/>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Figure 3.2.1</w:t>
      </w:r>
      <w:r>
        <w:rPr>
          <w:rFonts w:ascii="Times New Roman" w:eastAsia="Times New Roman" w:hAnsi="Times New Roman" w:cs="Times New Roman"/>
          <w:sz w:val="24"/>
          <w:szCs w:val="24"/>
        </w:rPr>
        <w:t>4</w:t>
      </w:r>
      <w:r w:rsidRPr="2E4280F7">
        <w:rPr>
          <w:rFonts w:ascii="Times New Roman" w:eastAsia="Times New Roman" w:hAnsi="Times New Roman" w:cs="Times New Roman"/>
          <w:sz w:val="24"/>
          <w:szCs w:val="24"/>
        </w:rPr>
        <w:t>.2 Comparison table of processing time evaluation between different models</w:t>
      </w:r>
    </w:p>
    <w:p w14:paraId="689AAC4C" w14:textId="487372AD" w:rsidR="00EF5D5F" w:rsidRPr="008C467A" w:rsidRDefault="00EF5D5F" w:rsidP="008C467A">
      <w:pPr>
        <w:pStyle w:val="Heading3"/>
      </w:pPr>
      <w:bookmarkStart w:id="66" w:name="_Toc177135327"/>
      <w:r w:rsidRPr="008C467A">
        <w:rPr>
          <w:rStyle w:val="Heading3Char"/>
          <w:b/>
          <w:bCs/>
        </w:rPr>
        <w:t>3.2.15 Model/Output</w:t>
      </w:r>
      <w:bookmarkEnd w:id="66"/>
      <w:r w:rsidRPr="008C467A">
        <w:t xml:space="preserve"> </w:t>
      </w:r>
    </w:p>
    <w:p w14:paraId="1275EEA0" w14:textId="0C4CE748" w:rsidR="00051794" w:rsidRDefault="00EF5D5F" w:rsidP="00051794">
      <w:pPr>
        <w:spacing w:after="0" w:line="360" w:lineRule="auto"/>
      </w:pPr>
      <w:r w:rsidRPr="4D05434A">
        <w:rPr>
          <w:rFonts w:ascii="Times New Roman" w:eastAsia="Times New Roman" w:hAnsi="Times New Roman" w:cs="Times New Roman"/>
          <w:sz w:val="24"/>
          <w:szCs w:val="24"/>
          <w:lang w:val="en-US"/>
        </w:rPr>
        <w:t>In this stage, the proposed model can save and export out by using TensorFlow; therefore, it can be easily loaded and implemented i</w:t>
      </w:r>
      <w:r w:rsidR="00051794">
        <w:rPr>
          <w:rFonts w:ascii="Times New Roman" w:eastAsia="Times New Roman" w:hAnsi="Times New Roman" w:cs="Times New Roman"/>
          <w:sz w:val="24"/>
          <w:szCs w:val="24"/>
          <w:lang w:val="en-US"/>
        </w:rPr>
        <w:t>n</w:t>
      </w:r>
      <w:r w:rsidR="00051794" w:rsidRPr="00051794">
        <w:rPr>
          <w:rFonts w:ascii="Times New Roman" w:eastAsia="Times New Roman" w:hAnsi="Times New Roman" w:cs="Times New Roman"/>
          <w:sz w:val="24"/>
          <w:szCs w:val="24"/>
          <w:lang w:val="en-US"/>
        </w:rPr>
        <w:t xml:space="preserve"> </w:t>
      </w:r>
      <w:r w:rsidR="00051794" w:rsidRPr="4D05434A">
        <w:rPr>
          <w:rFonts w:ascii="Times New Roman" w:eastAsia="Times New Roman" w:hAnsi="Times New Roman" w:cs="Times New Roman"/>
          <w:sz w:val="24"/>
          <w:szCs w:val="24"/>
          <w:lang w:val="en-US"/>
        </w:rPr>
        <w:t>real time application.</w:t>
      </w:r>
    </w:p>
    <w:p w14:paraId="6A1E640E" w14:textId="51502FF7" w:rsidR="00051794" w:rsidRPr="00051794" w:rsidRDefault="00051794" w:rsidP="00EF5D5F">
      <w:pPr>
        <w:spacing w:after="0" w:line="360" w:lineRule="auto"/>
        <w:rPr>
          <w:rFonts w:ascii="Times New Roman" w:eastAsia="Times New Roman" w:hAnsi="Times New Roman" w:cs="Times New Roman"/>
          <w:sz w:val="24"/>
          <w:szCs w:val="24"/>
        </w:rPr>
        <w:sectPr w:rsidR="00051794" w:rsidRPr="00051794" w:rsidSect="0077469B">
          <w:headerReference w:type="default" r:id="rId51"/>
          <w:pgSz w:w="11906" w:h="16838"/>
          <w:pgMar w:top="1440" w:right="1440" w:bottom="1440" w:left="2160" w:header="720" w:footer="578" w:gutter="0"/>
          <w:pgNumType w:chapStyle="1"/>
          <w:cols w:space="708"/>
          <w:docGrid w:linePitch="360"/>
        </w:sectPr>
      </w:pPr>
    </w:p>
    <w:p w14:paraId="5007882B" w14:textId="77777777" w:rsidR="00EF5D5F" w:rsidRDefault="00EF5D5F" w:rsidP="008C467A">
      <w:pPr>
        <w:pStyle w:val="Heading1"/>
      </w:pPr>
      <w:bookmarkStart w:id="67" w:name="_Toc177135328"/>
      <w:r w:rsidRPr="00F42DE1">
        <w:lastRenderedPageBreak/>
        <w:t>CHAPTER 5</w:t>
      </w:r>
      <w:r w:rsidRPr="00F42DE1">
        <w:tab/>
        <w:t>SYSTEM IMPLEMENTATION</w:t>
      </w:r>
      <w:bookmarkEnd w:id="67"/>
      <w:r w:rsidRPr="00F42DE1">
        <w:t xml:space="preserve"> </w:t>
      </w:r>
    </w:p>
    <w:p w14:paraId="4BFFBFD3" w14:textId="77777777" w:rsidR="00EF5D5F" w:rsidRDefault="00EF5D5F" w:rsidP="008C467A">
      <w:pPr>
        <w:pStyle w:val="Heading2"/>
      </w:pPr>
      <w:bookmarkStart w:id="68" w:name="_Toc177135329"/>
      <w:r w:rsidRPr="00F42DE1">
        <w:t>5.1</w:t>
      </w:r>
      <w:r>
        <w:t xml:space="preserve"> </w:t>
      </w:r>
      <w:r w:rsidRPr="00F42DE1">
        <w:t>Hardware Setup</w:t>
      </w:r>
      <w:bookmarkEnd w:id="68"/>
    </w:p>
    <w:tbl>
      <w:tblPr>
        <w:tblStyle w:val="TableGrid"/>
        <w:tblW w:w="9016" w:type="dxa"/>
        <w:tblLook w:val="04A0" w:firstRow="1" w:lastRow="0" w:firstColumn="1" w:lastColumn="0" w:noHBand="0" w:noVBand="1"/>
      </w:tblPr>
      <w:tblGrid>
        <w:gridCol w:w="4508"/>
        <w:gridCol w:w="4508"/>
      </w:tblGrid>
      <w:tr w:rsidR="00EF5D5F" w:rsidRPr="003B330F" w14:paraId="28D19E5D" w14:textId="77777777" w:rsidTr="00F50A83">
        <w:trPr>
          <w:trHeight w:val="269"/>
        </w:trPr>
        <w:tc>
          <w:tcPr>
            <w:tcW w:w="4508" w:type="dxa"/>
            <w:hideMark/>
          </w:tcPr>
          <w:p w14:paraId="2D6ED234"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b/>
                <w:bCs/>
                <w:lang w:bidi="en-US"/>
              </w:rPr>
              <w:t>Description</w:t>
            </w:r>
          </w:p>
        </w:tc>
        <w:tc>
          <w:tcPr>
            <w:tcW w:w="4508" w:type="dxa"/>
            <w:hideMark/>
          </w:tcPr>
          <w:p w14:paraId="0F82D27C"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b/>
                <w:bCs/>
                <w:lang w:bidi="en-US"/>
              </w:rPr>
              <w:t>Specifications</w:t>
            </w:r>
          </w:p>
        </w:tc>
      </w:tr>
      <w:tr w:rsidR="00EF5D5F" w:rsidRPr="003B330F" w14:paraId="72494840" w14:textId="77777777" w:rsidTr="00F50A83">
        <w:trPr>
          <w:trHeight w:val="368"/>
        </w:trPr>
        <w:tc>
          <w:tcPr>
            <w:tcW w:w="4508" w:type="dxa"/>
            <w:hideMark/>
          </w:tcPr>
          <w:p w14:paraId="0CB51BEC"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Model</w:t>
            </w:r>
          </w:p>
        </w:tc>
        <w:tc>
          <w:tcPr>
            <w:tcW w:w="4508" w:type="dxa"/>
            <w:hideMark/>
          </w:tcPr>
          <w:p w14:paraId="1AFCE0D0"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VivoBook_ASUSLaptop X521FL_S533FL</w:t>
            </w:r>
          </w:p>
        </w:tc>
      </w:tr>
      <w:tr w:rsidR="00EF5D5F" w:rsidRPr="003B330F" w14:paraId="4DC6AF9B" w14:textId="77777777" w:rsidTr="00F50A83">
        <w:trPr>
          <w:trHeight w:val="287"/>
        </w:trPr>
        <w:tc>
          <w:tcPr>
            <w:tcW w:w="4508" w:type="dxa"/>
            <w:hideMark/>
          </w:tcPr>
          <w:p w14:paraId="0065C467"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Processor</w:t>
            </w:r>
          </w:p>
        </w:tc>
        <w:tc>
          <w:tcPr>
            <w:tcW w:w="4508" w:type="dxa"/>
            <w:hideMark/>
          </w:tcPr>
          <w:p w14:paraId="5B2C4E5A"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Intel Core i5-10210U</w:t>
            </w:r>
          </w:p>
        </w:tc>
      </w:tr>
      <w:tr w:rsidR="00EF5D5F" w:rsidRPr="003B330F" w14:paraId="6ECCE598" w14:textId="77777777" w:rsidTr="00F50A83">
        <w:trPr>
          <w:trHeight w:val="125"/>
        </w:trPr>
        <w:tc>
          <w:tcPr>
            <w:tcW w:w="4508" w:type="dxa"/>
            <w:hideMark/>
          </w:tcPr>
          <w:p w14:paraId="5A4BBE86"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Operating System</w:t>
            </w:r>
          </w:p>
        </w:tc>
        <w:tc>
          <w:tcPr>
            <w:tcW w:w="4508" w:type="dxa"/>
            <w:hideMark/>
          </w:tcPr>
          <w:p w14:paraId="26D90621"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Windows 10</w:t>
            </w:r>
          </w:p>
        </w:tc>
      </w:tr>
      <w:tr w:rsidR="00EF5D5F" w:rsidRPr="003B330F" w14:paraId="029B25FF" w14:textId="77777777" w:rsidTr="00F50A83">
        <w:trPr>
          <w:trHeight w:val="60"/>
        </w:trPr>
        <w:tc>
          <w:tcPr>
            <w:tcW w:w="4508" w:type="dxa"/>
            <w:hideMark/>
          </w:tcPr>
          <w:p w14:paraId="4590EE9B"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Graphic</w:t>
            </w:r>
          </w:p>
        </w:tc>
        <w:tc>
          <w:tcPr>
            <w:tcW w:w="4508" w:type="dxa"/>
            <w:hideMark/>
          </w:tcPr>
          <w:p w14:paraId="641E89D9"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NVIDIA GeForce MX250</w:t>
            </w:r>
          </w:p>
        </w:tc>
      </w:tr>
      <w:tr w:rsidR="00EF5D5F" w:rsidRPr="003B330F" w14:paraId="74151B3F" w14:textId="77777777" w:rsidTr="00F50A83">
        <w:trPr>
          <w:trHeight w:val="143"/>
        </w:trPr>
        <w:tc>
          <w:tcPr>
            <w:tcW w:w="4508" w:type="dxa"/>
            <w:hideMark/>
          </w:tcPr>
          <w:p w14:paraId="150D6B26"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Memory</w:t>
            </w:r>
          </w:p>
        </w:tc>
        <w:tc>
          <w:tcPr>
            <w:tcW w:w="4508" w:type="dxa"/>
            <w:hideMark/>
          </w:tcPr>
          <w:p w14:paraId="3ED45D89"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4GB DDR4 RAM</w:t>
            </w:r>
          </w:p>
        </w:tc>
      </w:tr>
      <w:tr w:rsidR="00EF5D5F" w:rsidRPr="003B330F" w14:paraId="6E5B96F3" w14:textId="77777777" w:rsidTr="00F50A83">
        <w:trPr>
          <w:trHeight w:val="60"/>
        </w:trPr>
        <w:tc>
          <w:tcPr>
            <w:tcW w:w="4508" w:type="dxa"/>
            <w:hideMark/>
          </w:tcPr>
          <w:p w14:paraId="68C32EDA"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Storage</w:t>
            </w:r>
          </w:p>
        </w:tc>
        <w:tc>
          <w:tcPr>
            <w:tcW w:w="4508" w:type="dxa"/>
            <w:hideMark/>
          </w:tcPr>
          <w:p w14:paraId="22E961D9"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1TB SATA HDD</w:t>
            </w:r>
          </w:p>
        </w:tc>
      </w:tr>
    </w:tbl>
    <w:p w14:paraId="4ABACF4E" w14:textId="23832DB3" w:rsidR="00EF5D5F" w:rsidRPr="00F42DE1" w:rsidRDefault="00CB506A" w:rsidP="005504E0">
      <w:pPr>
        <w:spacing w:line="360" w:lineRule="auto"/>
        <w:jc w:val="center"/>
        <w:rPr>
          <w:rFonts w:ascii="Times New Roman" w:hAnsi="Times New Roman"/>
        </w:rPr>
      </w:pPr>
      <w:r>
        <w:rPr>
          <w:rFonts w:ascii="Times New Roman" w:hAnsi="Times New Roman"/>
        </w:rPr>
        <w:t>Table</w:t>
      </w:r>
      <w:r w:rsidR="005504E0">
        <w:rPr>
          <w:rFonts w:ascii="Times New Roman" w:hAnsi="Times New Roman"/>
        </w:rPr>
        <w:t xml:space="preserve"> 5.1.1 Hardware Setup</w:t>
      </w:r>
    </w:p>
    <w:p w14:paraId="7BAFB3E1" w14:textId="77777777" w:rsidR="00EF5D5F" w:rsidRDefault="00EF5D5F" w:rsidP="008C467A">
      <w:pPr>
        <w:pStyle w:val="Heading2"/>
      </w:pPr>
      <w:bookmarkStart w:id="69" w:name="_Toc177135330"/>
      <w:r w:rsidRPr="00F42DE1">
        <w:t>5.2</w:t>
      </w:r>
      <w:r w:rsidRPr="00F42DE1">
        <w:tab/>
        <w:t>Software Setup</w:t>
      </w:r>
      <w:bookmarkEnd w:id="69"/>
    </w:p>
    <w:tbl>
      <w:tblPr>
        <w:tblStyle w:val="TableGrid"/>
        <w:tblW w:w="9016" w:type="dxa"/>
        <w:tblLook w:val="04A0" w:firstRow="1" w:lastRow="0" w:firstColumn="1" w:lastColumn="0" w:noHBand="0" w:noVBand="1"/>
      </w:tblPr>
      <w:tblGrid>
        <w:gridCol w:w="4508"/>
        <w:gridCol w:w="4508"/>
      </w:tblGrid>
      <w:tr w:rsidR="00EF5D5F" w:rsidRPr="003B330F" w14:paraId="7B8CFC13" w14:textId="77777777" w:rsidTr="00F50A83">
        <w:trPr>
          <w:trHeight w:val="152"/>
        </w:trPr>
        <w:tc>
          <w:tcPr>
            <w:tcW w:w="4508" w:type="dxa"/>
            <w:hideMark/>
          </w:tcPr>
          <w:p w14:paraId="1E94C90F"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b/>
                <w:bCs/>
                <w:lang w:bidi="en-US"/>
              </w:rPr>
              <w:t>Description</w:t>
            </w:r>
          </w:p>
        </w:tc>
        <w:tc>
          <w:tcPr>
            <w:tcW w:w="4508" w:type="dxa"/>
            <w:hideMark/>
          </w:tcPr>
          <w:p w14:paraId="4CF203EA"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b/>
                <w:bCs/>
                <w:lang w:bidi="en-US"/>
              </w:rPr>
              <w:t>Specifications</w:t>
            </w:r>
          </w:p>
        </w:tc>
      </w:tr>
      <w:tr w:rsidR="00EF5D5F" w:rsidRPr="003B330F" w14:paraId="1D498D19" w14:textId="77777777" w:rsidTr="00F50A83">
        <w:trPr>
          <w:trHeight w:val="179"/>
        </w:trPr>
        <w:tc>
          <w:tcPr>
            <w:tcW w:w="4508" w:type="dxa"/>
            <w:hideMark/>
          </w:tcPr>
          <w:p w14:paraId="6AAF5D76"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Operating System</w:t>
            </w:r>
          </w:p>
        </w:tc>
        <w:tc>
          <w:tcPr>
            <w:tcW w:w="4508" w:type="dxa"/>
            <w:hideMark/>
          </w:tcPr>
          <w:p w14:paraId="64A15BBF"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Kaggle Environment</w:t>
            </w:r>
          </w:p>
        </w:tc>
      </w:tr>
      <w:tr w:rsidR="00EF5D5F" w:rsidRPr="003B330F" w14:paraId="313891EA" w14:textId="77777777" w:rsidTr="00F50A83">
        <w:trPr>
          <w:trHeight w:val="60"/>
        </w:trPr>
        <w:tc>
          <w:tcPr>
            <w:tcW w:w="4508" w:type="dxa"/>
            <w:hideMark/>
          </w:tcPr>
          <w:p w14:paraId="29B6C256"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Programming Language</w:t>
            </w:r>
          </w:p>
        </w:tc>
        <w:tc>
          <w:tcPr>
            <w:tcW w:w="4508" w:type="dxa"/>
            <w:hideMark/>
          </w:tcPr>
          <w:p w14:paraId="634A374E"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Python 3.9</w:t>
            </w:r>
          </w:p>
        </w:tc>
      </w:tr>
      <w:tr w:rsidR="00EF5D5F" w:rsidRPr="003B330F" w14:paraId="05173FF4" w14:textId="77777777" w:rsidTr="00F50A83">
        <w:trPr>
          <w:trHeight w:val="134"/>
        </w:trPr>
        <w:tc>
          <w:tcPr>
            <w:tcW w:w="4508" w:type="dxa"/>
            <w:hideMark/>
          </w:tcPr>
          <w:p w14:paraId="62428B08"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Development Environment</w:t>
            </w:r>
          </w:p>
        </w:tc>
        <w:tc>
          <w:tcPr>
            <w:tcW w:w="4508" w:type="dxa"/>
            <w:hideMark/>
          </w:tcPr>
          <w:p w14:paraId="2DDCA79F"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Kaggle Notebooks</w:t>
            </w:r>
          </w:p>
        </w:tc>
      </w:tr>
      <w:tr w:rsidR="00EF5D5F" w:rsidRPr="003B330F" w14:paraId="2EB533E6" w14:textId="77777777" w:rsidTr="00F50A83">
        <w:trPr>
          <w:trHeight w:val="80"/>
        </w:trPr>
        <w:tc>
          <w:tcPr>
            <w:tcW w:w="4508" w:type="dxa"/>
            <w:hideMark/>
          </w:tcPr>
          <w:p w14:paraId="67FD282A"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Deep Learning Framework</w:t>
            </w:r>
          </w:p>
        </w:tc>
        <w:tc>
          <w:tcPr>
            <w:tcW w:w="4508" w:type="dxa"/>
            <w:hideMark/>
          </w:tcPr>
          <w:p w14:paraId="75FAB9C2" w14:textId="63F92BB8"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 xml:space="preserve">TensorFlow 2.16.1, </w:t>
            </w:r>
            <w:proofErr w:type="spellStart"/>
            <w:r w:rsidRPr="003B330F">
              <w:rPr>
                <w:rFonts w:ascii="Times New Roman" w:hAnsi="Times New Roman"/>
                <w:lang w:bidi="en-US"/>
              </w:rPr>
              <w:t>Keras</w:t>
            </w:r>
            <w:proofErr w:type="spellEnd"/>
            <w:r w:rsidR="00CE1626">
              <w:rPr>
                <w:rFonts w:ascii="Times New Roman" w:hAnsi="Times New Roman"/>
                <w:lang w:bidi="en-US"/>
              </w:rPr>
              <w:t xml:space="preserve"> 3.3.3</w:t>
            </w:r>
          </w:p>
        </w:tc>
      </w:tr>
      <w:tr w:rsidR="00EF5D5F" w:rsidRPr="003B330F" w14:paraId="23B54683" w14:textId="77777777" w:rsidTr="00F50A83">
        <w:trPr>
          <w:trHeight w:val="107"/>
        </w:trPr>
        <w:tc>
          <w:tcPr>
            <w:tcW w:w="4508" w:type="dxa"/>
            <w:hideMark/>
          </w:tcPr>
          <w:p w14:paraId="7894D219"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Image Processing Libraries</w:t>
            </w:r>
          </w:p>
        </w:tc>
        <w:tc>
          <w:tcPr>
            <w:tcW w:w="4508" w:type="dxa"/>
            <w:hideMark/>
          </w:tcPr>
          <w:p w14:paraId="004CF73B" w14:textId="5599F7D8"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OpenCV</w:t>
            </w:r>
            <w:r w:rsidR="00CE1626">
              <w:rPr>
                <w:rFonts w:ascii="Times New Roman" w:hAnsi="Times New Roman"/>
                <w:lang w:bidi="en-US"/>
              </w:rPr>
              <w:t xml:space="preserve"> 4.10.0</w:t>
            </w:r>
          </w:p>
        </w:tc>
      </w:tr>
      <w:tr w:rsidR="00EF5D5F" w:rsidRPr="003B330F" w14:paraId="4EEB0A04" w14:textId="77777777" w:rsidTr="00F50A83">
        <w:trPr>
          <w:trHeight w:val="260"/>
        </w:trPr>
        <w:tc>
          <w:tcPr>
            <w:tcW w:w="4508" w:type="dxa"/>
            <w:hideMark/>
          </w:tcPr>
          <w:p w14:paraId="7C5ECC48"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Data Manipulation Libraries</w:t>
            </w:r>
          </w:p>
        </w:tc>
        <w:tc>
          <w:tcPr>
            <w:tcW w:w="4508" w:type="dxa"/>
            <w:hideMark/>
          </w:tcPr>
          <w:p w14:paraId="5BCFD353" w14:textId="48D95A1A"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NumPy</w:t>
            </w:r>
            <w:r w:rsidR="00CE1626">
              <w:rPr>
                <w:rFonts w:ascii="Times New Roman" w:hAnsi="Times New Roman"/>
                <w:lang w:bidi="en-US"/>
              </w:rPr>
              <w:t xml:space="preserve"> </w:t>
            </w:r>
            <w:proofErr w:type="gramStart"/>
            <w:r w:rsidR="00CE1626">
              <w:rPr>
                <w:rFonts w:ascii="Times New Roman" w:hAnsi="Times New Roman"/>
                <w:lang w:bidi="en-US"/>
              </w:rPr>
              <w:t xml:space="preserve">1.26.4 </w:t>
            </w:r>
            <w:r w:rsidRPr="003B330F">
              <w:rPr>
                <w:rFonts w:ascii="Times New Roman" w:hAnsi="Times New Roman"/>
                <w:lang w:bidi="en-US"/>
              </w:rPr>
              <w:t>,</w:t>
            </w:r>
            <w:proofErr w:type="gramEnd"/>
            <w:r w:rsidRPr="003B330F">
              <w:rPr>
                <w:rFonts w:ascii="Times New Roman" w:hAnsi="Times New Roman"/>
                <w:lang w:bidi="en-US"/>
              </w:rPr>
              <w:t xml:space="preserve"> Pandas</w:t>
            </w:r>
            <w:r w:rsidR="00CE1626">
              <w:rPr>
                <w:rFonts w:ascii="Times New Roman" w:hAnsi="Times New Roman"/>
                <w:lang w:bidi="en-US"/>
              </w:rPr>
              <w:t xml:space="preserve"> 2.2.2</w:t>
            </w:r>
          </w:p>
        </w:tc>
      </w:tr>
      <w:tr w:rsidR="00EF5D5F" w:rsidRPr="003B330F" w14:paraId="43F50449" w14:textId="77777777" w:rsidTr="00F50A83">
        <w:trPr>
          <w:trHeight w:val="260"/>
        </w:trPr>
        <w:tc>
          <w:tcPr>
            <w:tcW w:w="4508" w:type="dxa"/>
            <w:hideMark/>
          </w:tcPr>
          <w:p w14:paraId="29EC26C1"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Data Visualization</w:t>
            </w:r>
          </w:p>
        </w:tc>
        <w:tc>
          <w:tcPr>
            <w:tcW w:w="4508" w:type="dxa"/>
            <w:hideMark/>
          </w:tcPr>
          <w:p w14:paraId="639771C8" w14:textId="4F0BF78A"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Matplotlib</w:t>
            </w:r>
            <w:r w:rsidR="00CE1626">
              <w:rPr>
                <w:rFonts w:ascii="Times New Roman" w:hAnsi="Times New Roman"/>
                <w:lang w:bidi="en-US"/>
              </w:rPr>
              <w:t xml:space="preserve"> 3.7.5</w:t>
            </w:r>
          </w:p>
        </w:tc>
      </w:tr>
      <w:tr w:rsidR="00EF5D5F" w:rsidRPr="003B330F" w14:paraId="759BA4A3" w14:textId="77777777" w:rsidTr="00F50A83">
        <w:trPr>
          <w:trHeight w:val="60"/>
        </w:trPr>
        <w:tc>
          <w:tcPr>
            <w:tcW w:w="4508" w:type="dxa"/>
            <w:hideMark/>
          </w:tcPr>
          <w:p w14:paraId="29B23D50"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Machine Learning Library</w:t>
            </w:r>
          </w:p>
        </w:tc>
        <w:tc>
          <w:tcPr>
            <w:tcW w:w="4508" w:type="dxa"/>
            <w:hideMark/>
          </w:tcPr>
          <w:p w14:paraId="35E6E2E8" w14:textId="085D681F"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Scikit-learn</w:t>
            </w:r>
            <w:r w:rsidR="00CE1626">
              <w:rPr>
                <w:rFonts w:ascii="Times New Roman" w:hAnsi="Times New Roman"/>
                <w:lang w:bidi="en-US"/>
              </w:rPr>
              <w:t xml:space="preserve"> 1.2.2</w:t>
            </w:r>
          </w:p>
        </w:tc>
      </w:tr>
      <w:tr w:rsidR="00EF5D5F" w:rsidRPr="003B330F" w14:paraId="2621574E" w14:textId="77777777" w:rsidTr="00F50A83">
        <w:trPr>
          <w:trHeight w:val="98"/>
        </w:trPr>
        <w:tc>
          <w:tcPr>
            <w:tcW w:w="4508" w:type="dxa"/>
            <w:hideMark/>
          </w:tcPr>
          <w:p w14:paraId="6F07F08E"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Dataset</w:t>
            </w:r>
          </w:p>
        </w:tc>
        <w:tc>
          <w:tcPr>
            <w:tcW w:w="4508" w:type="dxa"/>
            <w:hideMark/>
          </w:tcPr>
          <w:p w14:paraId="1EA474CB"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Traffic Sign Recognition Dataset (TSRD)</w:t>
            </w:r>
          </w:p>
        </w:tc>
      </w:tr>
      <w:tr w:rsidR="00EF5D5F" w:rsidRPr="003B330F" w14:paraId="19370A0F" w14:textId="77777777" w:rsidTr="00F50A83">
        <w:trPr>
          <w:trHeight w:val="60"/>
        </w:trPr>
        <w:tc>
          <w:tcPr>
            <w:tcW w:w="4508" w:type="dxa"/>
            <w:hideMark/>
          </w:tcPr>
          <w:p w14:paraId="681F10B8"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GPU Acceleration</w:t>
            </w:r>
          </w:p>
        </w:tc>
        <w:tc>
          <w:tcPr>
            <w:tcW w:w="4508" w:type="dxa"/>
            <w:hideMark/>
          </w:tcPr>
          <w:p w14:paraId="0AD14454" w14:textId="77777777" w:rsidR="00EF5D5F" w:rsidRPr="003B330F" w:rsidRDefault="00EF5D5F" w:rsidP="00F50A83">
            <w:pPr>
              <w:spacing w:line="360" w:lineRule="auto"/>
              <w:jc w:val="both"/>
              <w:rPr>
                <w:rFonts w:ascii="Times New Roman" w:hAnsi="Times New Roman"/>
                <w:lang w:bidi="en-US"/>
              </w:rPr>
            </w:pPr>
            <w:r w:rsidRPr="003B330F">
              <w:rPr>
                <w:rFonts w:ascii="Times New Roman" w:hAnsi="Times New Roman"/>
                <w:lang w:bidi="en-US"/>
              </w:rPr>
              <w:t>GPU P100</w:t>
            </w:r>
          </w:p>
        </w:tc>
      </w:tr>
    </w:tbl>
    <w:p w14:paraId="6A9619B5" w14:textId="54343D12" w:rsidR="00B608CC" w:rsidRPr="00F42DE1" w:rsidRDefault="00CB506A" w:rsidP="005504E0">
      <w:pPr>
        <w:spacing w:line="360" w:lineRule="auto"/>
        <w:jc w:val="center"/>
        <w:rPr>
          <w:rFonts w:ascii="Times New Roman" w:hAnsi="Times New Roman"/>
        </w:rPr>
      </w:pPr>
      <w:r>
        <w:rPr>
          <w:rFonts w:ascii="Times New Roman" w:hAnsi="Times New Roman"/>
        </w:rPr>
        <w:t xml:space="preserve">Table </w:t>
      </w:r>
      <w:r w:rsidR="005504E0">
        <w:rPr>
          <w:rFonts w:ascii="Times New Roman" w:hAnsi="Times New Roman"/>
        </w:rPr>
        <w:t>5.2.1 Software Setup</w:t>
      </w:r>
    </w:p>
    <w:p w14:paraId="1D4C88E0" w14:textId="77777777" w:rsidR="00EF5D5F" w:rsidRPr="00F42DE1" w:rsidRDefault="00EF5D5F" w:rsidP="008C467A">
      <w:pPr>
        <w:pStyle w:val="Heading2"/>
      </w:pPr>
      <w:bookmarkStart w:id="70" w:name="_Toc177135331"/>
      <w:r w:rsidRPr="00F42DE1">
        <w:t>5.3</w:t>
      </w:r>
      <w:r w:rsidRPr="00F42DE1">
        <w:tab/>
        <w:t>Setting and Configuration</w:t>
      </w:r>
      <w:bookmarkEnd w:id="70"/>
    </w:p>
    <w:p w14:paraId="3F219F68" w14:textId="2C47F5B2" w:rsidR="005504E0" w:rsidRPr="005504E0" w:rsidRDefault="005504E0" w:rsidP="005504E0">
      <w:pPr>
        <w:spacing w:line="360" w:lineRule="auto"/>
        <w:jc w:val="both"/>
        <w:rPr>
          <w:rFonts w:ascii="Times New Roman" w:hAnsi="Times New Roman"/>
          <w:lang w:val="en-US"/>
        </w:rPr>
      </w:pPr>
      <w:r w:rsidRPr="005504E0">
        <w:rPr>
          <w:rFonts w:ascii="Times New Roman" w:hAnsi="Times New Roman"/>
          <w:lang w:val="en-US"/>
        </w:rPr>
        <w:t>Traffic Sign Recognition Dataset (TSRD) consists of 6,164 images of 58 distinct traffic sign categories, divided into a training set of 4,170 images and a testing set of 1,994 images. Each image in the dataset is annotated with the coordinates of the traffic sign and its category.</w:t>
      </w:r>
    </w:p>
    <w:p w14:paraId="07ED310D" w14:textId="77777777" w:rsidR="005504E0" w:rsidRPr="005504E0" w:rsidRDefault="005504E0" w:rsidP="005504E0">
      <w:pPr>
        <w:spacing w:line="360" w:lineRule="auto"/>
        <w:jc w:val="both"/>
        <w:rPr>
          <w:rFonts w:ascii="Times New Roman" w:hAnsi="Times New Roman"/>
          <w:lang w:val="en-US"/>
        </w:rPr>
      </w:pPr>
      <w:r w:rsidRPr="005504E0">
        <w:rPr>
          <w:rFonts w:ascii="Times New Roman" w:hAnsi="Times New Roman"/>
          <w:lang w:val="en-US"/>
        </w:rPr>
        <w:t>1. Environment Setup</w:t>
      </w:r>
    </w:p>
    <w:p w14:paraId="317F7227" w14:textId="77777777" w:rsidR="005504E0" w:rsidRPr="005504E0" w:rsidRDefault="005504E0" w:rsidP="005504E0">
      <w:pPr>
        <w:spacing w:line="360" w:lineRule="auto"/>
        <w:jc w:val="both"/>
        <w:rPr>
          <w:rFonts w:ascii="Times New Roman" w:hAnsi="Times New Roman"/>
          <w:lang w:val="en-US"/>
        </w:rPr>
      </w:pPr>
      <w:r w:rsidRPr="005504E0">
        <w:rPr>
          <w:rFonts w:ascii="Times New Roman" w:hAnsi="Times New Roman"/>
          <w:lang w:val="en-US"/>
        </w:rPr>
        <w:t>We begin by setting up the necessary Python environment for loading, preprocessing, and training the model using the dataset. Below is a list of required libraries, along with the code to install them if they are not already available.</w:t>
      </w:r>
    </w:p>
    <w:p w14:paraId="014AFF04" w14:textId="77777777" w:rsidR="005504E0" w:rsidRPr="005504E0" w:rsidRDefault="005504E0" w:rsidP="005504E0">
      <w:pPr>
        <w:numPr>
          <w:ilvl w:val="0"/>
          <w:numId w:val="16"/>
        </w:numPr>
        <w:spacing w:line="360" w:lineRule="auto"/>
        <w:jc w:val="both"/>
        <w:rPr>
          <w:rFonts w:ascii="Times New Roman" w:hAnsi="Times New Roman"/>
          <w:lang w:val="en-US"/>
        </w:rPr>
      </w:pPr>
      <w:r w:rsidRPr="005504E0">
        <w:rPr>
          <w:rFonts w:ascii="Times New Roman" w:hAnsi="Times New Roman"/>
          <w:lang w:val="en-US"/>
        </w:rPr>
        <w:t>NumPy: For numerical operations and matrix manipulations.</w:t>
      </w:r>
    </w:p>
    <w:p w14:paraId="3525DC73" w14:textId="77777777" w:rsidR="005504E0" w:rsidRPr="005504E0" w:rsidRDefault="005504E0" w:rsidP="005504E0">
      <w:pPr>
        <w:numPr>
          <w:ilvl w:val="0"/>
          <w:numId w:val="16"/>
        </w:numPr>
        <w:spacing w:line="360" w:lineRule="auto"/>
        <w:jc w:val="both"/>
        <w:rPr>
          <w:rFonts w:ascii="Times New Roman" w:hAnsi="Times New Roman"/>
          <w:lang w:val="en-US"/>
        </w:rPr>
      </w:pPr>
      <w:r w:rsidRPr="005504E0">
        <w:rPr>
          <w:rFonts w:ascii="Times New Roman" w:hAnsi="Times New Roman"/>
          <w:lang w:val="en-US"/>
        </w:rPr>
        <w:t>Pandas: For data manipulation and analysis.</w:t>
      </w:r>
    </w:p>
    <w:p w14:paraId="0886F0C3" w14:textId="77777777" w:rsidR="005504E0" w:rsidRPr="005504E0" w:rsidRDefault="005504E0" w:rsidP="005504E0">
      <w:pPr>
        <w:numPr>
          <w:ilvl w:val="0"/>
          <w:numId w:val="16"/>
        </w:numPr>
        <w:spacing w:line="360" w:lineRule="auto"/>
        <w:jc w:val="both"/>
        <w:rPr>
          <w:rFonts w:ascii="Times New Roman" w:hAnsi="Times New Roman"/>
          <w:lang w:val="en-US"/>
        </w:rPr>
      </w:pPr>
      <w:r w:rsidRPr="005504E0">
        <w:rPr>
          <w:rFonts w:ascii="Times New Roman" w:hAnsi="Times New Roman"/>
          <w:lang w:val="en-US"/>
        </w:rPr>
        <w:lastRenderedPageBreak/>
        <w:t>OpenCV: For image processing.</w:t>
      </w:r>
    </w:p>
    <w:p w14:paraId="3BCF24AC" w14:textId="77777777" w:rsidR="005504E0" w:rsidRPr="005504E0" w:rsidRDefault="005504E0" w:rsidP="005504E0">
      <w:pPr>
        <w:numPr>
          <w:ilvl w:val="0"/>
          <w:numId w:val="16"/>
        </w:numPr>
        <w:spacing w:line="360" w:lineRule="auto"/>
        <w:jc w:val="both"/>
        <w:rPr>
          <w:rFonts w:ascii="Times New Roman" w:hAnsi="Times New Roman"/>
          <w:lang w:val="en-US"/>
        </w:rPr>
      </w:pPr>
      <w:r w:rsidRPr="005504E0">
        <w:rPr>
          <w:rFonts w:ascii="Times New Roman" w:hAnsi="Times New Roman"/>
          <w:lang w:val="en-US"/>
        </w:rPr>
        <w:t>Matplotlib: For data visualization.</w:t>
      </w:r>
    </w:p>
    <w:p w14:paraId="14BEA2AE" w14:textId="77777777" w:rsidR="005504E0" w:rsidRPr="005504E0" w:rsidRDefault="005504E0" w:rsidP="005504E0">
      <w:pPr>
        <w:numPr>
          <w:ilvl w:val="0"/>
          <w:numId w:val="16"/>
        </w:numPr>
        <w:spacing w:line="360" w:lineRule="auto"/>
        <w:jc w:val="both"/>
        <w:rPr>
          <w:rFonts w:ascii="Times New Roman" w:hAnsi="Times New Roman"/>
          <w:lang w:val="en-US"/>
        </w:rPr>
      </w:pPr>
      <w:r w:rsidRPr="005504E0">
        <w:rPr>
          <w:rFonts w:ascii="Times New Roman" w:hAnsi="Times New Roman"/>
          <w:lang w:val="en-US"/>
        </w:rPr>
        <w:t>Scikit-learn: For splitting the data and encoding the labels.</w:t>
      </w:r>
    </w:p>
    <w:p w14:paraId="7073B43E" w14:textId="57D0C03B" w:rsidR="005504E0" w:rsidRPr="005504E0" w:rsidRDefault="005504E0" w:rsidP="005504E0">
      <w:pPr>
        <w:numPr>
          <w:ilvl w:val="0"/>
          <w:numId w:val="16"/>
        </w:numPr>
        <w:spacing w:line="360" w:lineRule="auto"/>
        <w:jc w:val="both"/>
        <w:rPr>
          <w:rFonts w:ascii="Times New Roman" w:hAnsi="Times New Roman"/>
          <w:lang w:val="en-US"/>
        </w:rPr>
      </w:pPr>
      <w:r w:rsidRPr="005504E0">
        <w:rPr>
          <w:rFonts w:ascii="Times New Roman" w:hAnsi="Times New Roman"/>
          <w:lang w:val="en-US"/>
        </w:rPr>
        <w:t>TensorFlow: For building and training the deep learning model.</w:t>
      </w:r>
    </w:p>
    <w:p w14:paraId="21D68FDC" w14:textId="77777777" w:rsidR="005504E0" w:rsidRPr="005504E0" w:rsidRDefault="005504E0" w:rsidP="005504E0">
      <w:pPr>
        <w:numPr>
          <w:ilvl w:val="0"/>
          <w:numId w:val="16"/>
        </w:numPr>
        <w:spacing w:line="360" w:lineRule="auto"/>
        <w:jc w:val="both"/>
        <w:rPr>
          <w:rFonts w:ascii="Times New Roman" w:hAnsi="Times New Roman"/>
          <w:lang w:val="en-US"/>
        </w:rPr>
      </w:pPr>
      <w:proofErr w:type="spellStart"/>
      <w:r w:rsidRPr="005504E0">
        <w:rPr>
          <w:rFonts w:ascii="Times New Roman" w:hAnsi="Times New Roman"/>
          <w:lang w:val="en-US"/>
        </w:rPr>
        <w:t>Keras</w:t>
      </w:r>
      <w:proofErr w:type="spellEnd"/>
      <w:r w:rsidRPr="005504E0">
        <w:rPr>
          <w:rFonts w:ascii="Times New Roman" w:hAnsi="Times New Roman"/>
          <w:lang w:val="en-US"/>
        </w:rPr>
        <w:t>-Tuner: For hyperparameter tuning.</w:t>
      </w:r>
    </w:p>
    <w:p w14:paraId="53B7A387" w14:textId="77777777" w:rsidR="00637ACB" w:rsidRPr="005504E0" w:rsidRDefault="00637ACB" w:rsidP="00EF5D5F">
      <w:pPr>
        <w:spacing w:line="360" w:lineRule="auto"/>
        <w:jc w:val="both"/>
        <w:rPr>
          <w:rFonts w:ascii="Times New Roman" w:hAnsi="Times New Roman"/>
          <w:lang w:val="en-US"/>
        </w:rPr>
      </w:pPr>
    </w:p>
    <w:p w14:paraId="52F1D499" w14:textId="77777777" w:rsidR="00EF5D5F" w:rsidRDefault="00EF5D5F" w:rsidP="008C467A">
      <w:pPr>
        <w:pStyle w:val="Heading2"/>
      </w:pPr>
      <w:bookmarkStart w:id="71" w:name="_Toc177135332"/>
      <w:r w:rsidRPr="00F42DE1">
        <w:t>5.4</w:t>
      </w:r>
      <w:r w:rsidRPr="00F42DE1">
        <w:tab/>
        <w:t>System Operation (with Screenshot)</w:t>
      </w:r>
      <w:bookmarkEnd w:id="71"/>
    </w:p>
    <w:p w14:paraId="0AFD7694" w14:textId="2CF5CD59" w:rsidR="008C467A" w:rsidRPr="008C467A" w:rsidRDefault="008C467A" w:rsidP="008C467A">
      <w:pPr>
        <w:pStyle w:val="Heading3"/>
      </w:pPr>
      <w:bookmarkStart w:id="72" w:name="_Toc177135333"/>
      <w:r w:rsidRPr="008C467A">
        <w:t>5.4.1 Data Exploration</w:t>
      </w:r>
      <w:bookmarkEnd w:id="72"/>
    </w:p>
    <w:p w14:paraId="2275DC6F" w14:textId="77777777" w:rsidR="00EF5D5F" w:rsidRDefault="00EF5D5F" w:rsidP="00EF5D5F">
      <w:pPr>
        <w:spacing w:line="360" w:lineRule="auto"/>
        <w:jc w:val="center"/>
        <w:rPr>
          <w:rFonts w:ascii="Times New Roman" w:hAnsi="Times New Roman"/>
        </w:rPr>
      </w:pPr>
      <w:r w:rsidRPr="00F825F5">
        <w:rPr>
          <w:rFonts w:ascii="Times New Roman" w:hAnsi="Times New Roman"/>
          <w:noProof/>
        </w:rPr>
        <w:drawing>
          <wp:inline distT="0" distB="0" distL="0" distR="0" wp14:anchorId="5E0EF854" wp14:editId="7F599C82">
            <wp:extent cx="4763217" cy="5280384"/>
            <wp:effectExtent l="0" t="0" r="0" b="0"/>
            <wp:docPr id="29" name="Picture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graph&#10;&#10;Description automatically generated"/>
                    <pic:cNvPicPr/>
                  </pic:nvPicPr>
                  <pic:blipFill>
                    <a:blip r:embed="rId52"/>
                    <a:stretch>
                      <a:fillRect/>
                    </a:stretch>
                  </pic:blipFill>
                  <pic:spPr>
                    <a:xfrm>
                      <a:off x="0" y="0"/>
                      <a:ext cx="4772534" cy="5290713"/>
                    </a:xfrm>
                    <a:prstGeom prst="rect">
                      <a:avLst/>
                    </a:prstGeom>
                  </pic:spPr>
                </pic:pic>
              </a:graphicData>
            </a:graphic>
          </wp:inline>
        </w:drawing>
      </w:r>
    </w:p>
    <w:p w14:paraId="1E96428D" w14:textId="77777777" w:rsidR="00EF5D5F" w:rsidRDefault="00EF5D5F" w:rsidP="00EF5D5F">
      <w:pPr>
        <w:spacing w:line="360" w:lineRule="auto"/>
        <w:jc w:val="center"/>
        <w:rPr>
          <w:rFonts w:ascii="Times New Roman" w:hAnsi="Times New Roman"/>
        </w:rPr>
      </w:pPr>
      <w:r>
        <w:rPr>
          <w:rFonts w:ascii="Times New Roman" w:hAnsi="Times New Roman"/>
        </w:rPr>
        <w:t>Figure 5.4.1 Train Class Count Distribution</w:t>
      </w:r>
    </w:p>
    <w:p w14:paraId="0583E5DB" w14:textId="4874C8F7" w:rsidR="00EF5D5F" w:rsidRDefault="00EF5D5F" w:rsidP="00EF5D5F">
      <w:pPr>
        <w:spacing w:line="360" w:lineRule="auto"/>
        <w:jc w:val="both"/>
        <w:rPr>
          <w:rFonts w:ascii="Times New Roman" w:hAnsi="Times New Roman"/>
        </w:rPr>
      </w:pPr>
      <w:r>
        <w:rPr>
          <w:rFonts w:ascii="Times New Roman" w:hAnsi="Times New Roman"/>
        </w:rPr>
        <w:lastRenderedPageBreak/>
        <w:tab/>
      </w:r>
      <w:r w:rsidRPr="00E43665">
        <w:rPr>
          <w:rFonts w:ascii="Times New Roman" w:hAnsi="Times New Roman"/>
        </w:rPr>
        <w:t>This code reads CSV files containing training and test data, then prints the first few rows of the training data to verify its structure. It also visualizes the distribution of classes in the training dataset. In this case, the class distribution shows an imbalanced class count.</w:t>
      </w:r>
    </w:p>
    <w:p w14:paraId="1A3F0C4A" w14:textId="08A5FA2A" w:rsidR="005A0BAC" w:rsidRPr="005A0BAC" w:rsidRDefault="005A0BAC" w:rsidP="005A0BAC">
      <w:pPr>
        <w:pStyle w:val="Heading3"/>
      </w:pPr>
      <w:bookmarkStart w:id="73" w:name="_Toc177135334"/>
      <w:r w:rsidRPr="005A0BAC">
        <w:t>5.4.2 Data Preprocessing</w:t>
      </w:r>
      <w:bookmarkEnd w:id="73"/>
    </w:p>
    <w:p w14:paraId="64AE9774" w14:textId="77777777" w:rsidR="00EF5D5F" w:rsidRDefault="00EF5D5F" w:rsidP="00EF5D5F">
      <w:pPr>
        <w:spacing w:line="360" w:lineRule="auto"/>
        <w:jc w:val="both"/>
        <w:rPr>
          <w:rFonts w:ascii="Times New Roman" w:hAnsi="Times New Roman"/>
        </w:rPr>
      </w:pPr>
    </w:p>
    <w:p w14:paraId="18F51855" w14:textId="77777777" w:rsidR="00EF5D5F" w:rsidRDefault="00EF5D5F" w:rsidP="00EF5D5F">
      <w:pPr>
        <w:spacing w:line="360" w:lineRule="auto"/>
        <w:jc w:val="both"/>
        <w:rPr>
          <w:rFonts w:ascii="Times New Roman" w:hAnsi="Times New Roman"/>
        </w:rPr>
      </w:pPr>
    </w:p>
    <w:p w14:paraId="0DB32A88" w14:textId="77777777" w:rsidR="00EF5D5F" w:rsidRDefault="00EF5D5F" w:rsidP="00EF5D5F">
      <w:pPr>
        <w:spacing w:line="360" w:lineRule="auto"/>
        <w:jc w:val="center"/>
        <w:rPr>
          <w:rFonts w:ascii="Times New Roman" w:hAnsi="Times New Roman"/>
        </w:rPr>
      </w:pPr>
      <w:r w:rsidRPr="008C60A4">
        <w:rPr>
          <w:rFonts w:ascii="Times New Roman" w:hAnsi="Times New Roman"/>
          <w:noProof/>
        </w:rPr>
        <w:drawing>
          <wp:inline distT="0" distB="0" distL="0" distR="0" wp14:anchorId="2BD619F1" wp14:editId="4FAE0FFC">
            <wp:extent cx="3595635" cy="3778883"/>
            <wp:effectExtent l="0" t="0" r="5080" b="0"/>
            <wp:docPr id="45" name="Picture 4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 program&#10;&#10;Description automatically generated"/>
                    <pic:cNvPicPr/>
                  </pic:nvPicPr>
                  <pic:blipFill>
                    <a:blip r:embed="rId53"/>
                    <a:stretch>
                      <a:fillRect/>
                    </a:stretch>
                  </pic:blipFill>
                  <pic:spPr>
                    <a:xfrm>
                      <a:off x="0" y="0"/>
                      <a:ext cx="3600586" cy="3784086"/>
                    </a:xfrm>
                    <a:prstGeom prst="rect">
                      <a:avLst/>
                    </a:prstGeom>
                  </pic:spPr>
                </pic:pic>
              </a:graphicData>
            </a:graphic>
          </wp:inline>
        </w:drawing>
      </w:r>
    </w:p>
    <w:p w14:paraId="3D296A27" w14:textId="51A23C7F" w:rsidR="00EF5D5F" w:rsidRPr="00077CB6" w:rsidRDefault="00EF5D5F" w:rsidP="00EF5D5F">
      <w:pPr>
        <w:spacing w:line="360" w:lineRule="auto"/>
        <w:jc w:val="both"/>
        <w:rPr>
          <w:noProof/>
        </w:rPr>
      </w:pPr>
      <w:r>
        <w:rPr>
          <w:noProof/>
        </w:rPr>
        <w:t xml:space="preserve">                         </w:t>
      </w:r>
      <w:r w:rsidRPr="00CD35AA">
        <w:rPr>
          <w:rFonts w:ascii="Times New Roman" w:hAnsi="Times New Roman"/>
          <w:noProof/>
        </w:rPr>
        <w:drawing>
          <wp:inline distT="0" distB="0" distL="0" distR="0" wp14:anchorId="63A823CA" wp14:editId="656A3042">
            <wp:extent cx="2089821" cy="1064049"/>
            <wp:effectExtent l="0" t="0" r="5715" b="3175"/>
            <wp:docPr id="46" name="Picture 46" descr="A blue sign with white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ue sign with white images&#10;&#10;Description automatically generated"/>
                    <pic:cNvPicPr/>
                  </pic:nvPicPr>
                  <pic:blipFill>
                    <a:blip r:embed="rId54"/>
                    <a:stretch>
                      <a:fillRect/>
                    </a:stretch>
                  </pic:blipFill>
                  <pic:spPr>
                    <a:xfrm>
                      <a:off x="0" y="0"/>
                      <a:ext cx="2109878" cy="1074261"/>
                    </a:xfrm>
                    <a:prstGeom prst="rect">
                      <a:avLst/>
                    </a:prstGeom>
                  </pic:spPr>
                </pic:pic>
              </a:graphicData>
            </a:graphic>
          </wp:inline>
        </w:drawing>
      </w:r>
      <w:r w:rsidRPr="00CD35AA">
        <w:rPr>
          <w:noProof/>
        </w:rPr>
        <w:t xml:space="preserve"> </w:t>
      </w:r>
      <w:r w:rsidRPr="00CD35AA">
        <w:rPr>
          <w:rFonts w:ascii="Times New Roman" w:hAnsi="Times New Roman"/>
          <w:noProof/>
        </w:rPr>
        <w:drawing>
          <wp:inline distT="0" distB="0" distL="0" distR="0" wp14:anchorId="62FCA349" wp14:editId="11110A0E">
            <wp:extent cx="2071719" cy="1068652"/>
            <wp:effectExtent l="0" t="0" r="5080" b="0"/>
            <wp:docPr id="48" name="Picture 48"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up of a sign&#10;&#10;Description automatically generated"/>
                    <pic:cNvPicPr/>
                  </pic:nvPicPr>
                  <pic:blipFill>
                    <a:blip r:embed="rId55"/>
                    <a:stretch>
                      <a:fillRect/>
                    </a:stretch>
                  </pic:blipFill>
                  <pic:spPr>
                    <a:xfrm>
                      <a:off x="0" y="0"/>
                      <a:ext cx="2086137" cy="1076089"/>
                    </a:xfrm>
                    <a:prstGeom prst="rect">
                      <a:avLst/>
                    </a:prstGeom>
                  </pic:spPr>
                </pic:pic>
              </a:graphicData>
            </a:graphic>
          </wp:inline>
        </w:drawing>
      </w:r>
    </w:p>
    <w:p w14:paraId="78DA3341" w14:textId="77777777" w:rsidR="00EF5D5F" w:rsidRDefault="00EF5D5F" w:rsidP="00EF5D5F">
      <w:pPr>
        <w:spacing w:line="360" w:lineRule="auto"/>
        <w:jc w:val="center"/>
        <w:rPr>
          <w:rFonts w:ascii="Times New Roman" w:hAnsi="Times New Roman"/>
        </w:rPr>
      </w:pPr>
      <w:r>
        <w:rPr>
          <w:rFonts w:ascii="Times New Roman" w:hAnsi="Times New Roman"/>
        </w:rPr>
        <w:t>Figure 5.4.2 Image preprocessing</w:t>
      </w:r>
    </w:p>
    <w:p w14:paraId="65ED43B1" w14:textId="01FECDF5" w:rsidR="00EF5D5F" w:rsidRDefault="00EF5D5F" w:rsidP="00EF5D5F">
      <w:pPr>
        <w:spacing w:line="360" w:lineRule="auto"/>
        <w:jc w:val="both"/>
        <w:rPr>
          <w:rFonts w:ascii="Times New Roman" w:hAnsi="Times New Roman"/>
        </w:rPr>
      </w:pPr>
      <w:r>
        <w:rPr>
          <w:rFonts w:ascii="Times New Roman" w:hAnsi="Times New Roman"/>
        </w:rPr>
        <w:tab/>
      </w:r>
      <w:r w:rsidRPr="008C60A4">
        <w:rPr>
          <w:rFonts w:ascii="Times New Roman" w:hAnsi="Times New Roman"/>
        </w:rPr>
        <w:t xml:space="preserve">This code defines functions for various image preprocessing steps, including resizing, </w:t>
      </w:r>
      <w:proofErr w:type="spellStart"/>
      <w:r w:rsidRPr="008C60A4">
        <w:rPr>
          <w:rFonts w:ascii="Times New Roman" w:hAnsi="Times New Roman"/>
        </w:rPr>
        <w:t>gray</w:t>
      </w:r>
      <w:proofErr w:type="spellEnd"/>
      <w:r w:rsidRPr="008C60A4">
        <w:rPr>
          <w:rFonts w:ascii="Times New Roman" w:hAnsi="Times New Roman"/>
        </w:rPr>
        <w:t xml:space="preserve"> scaling, noise reduction, contrast enhancement, and normalization. These steps prepare images for model training by improving quality and consistency.</w:t>
      </w:r>
      <w:r w:rsidRPr="008C60A4">
        <w:t xml:space="preserve"> </w:t>
      </w:r>
      <w:r w:rsidRPr="008C60A4">
        <w:rPr>
          <w:rFonts w:ascii="Times New Roman" w:hAnsi="Times New Roman"/>
        </w:rPr>
        <w:t>Preprocessing improves image quality and consistency, which is essential for accurate model training and evaluation. Visualizing images before and after preprocessing helps assess the effectiveness of these steps.</w:t>
      </w:r>
    </w:p>
    <w:p w14:paraId="22472682" w14:textId="77777777" w:rsidR="005A0BAC" w:rsidRDefault="005A0BAC" w:rsidP="00EF5D5F">
      <w:pPr>
        <w:spacing w:line="360" w:lineRule="auto"/>
        <w:jc w:val="both"/>
        <w:rPr>
          <w:rFonts w:ascii="Times New Roman" w:hAnsi="Times New Roman"/>
        </w:rPr>
      </w:pPr>
    </w:p>
    <w:p w14:paraId="6E3AB6DF" w14:textId="05086B7E" w:rsidR="005A0BAC" w:rsidRPr="008C467A" w:rsidRDefault="005A0BAC" w:rsidP="005A0BAC">
      <w:pPr>
        <w:pStyle w:val="Heading3"/>
      </w:pPr>
      <w:bookmarkStart w:id="74" w:name="_Toc177135335"/>
      <w:r w:rsidRPr="008C467A">
        <w:t>5.4.</w:t>
      </w:r>
      <w:r>
        <w:t xml:space="preserve">3 Training and </w:t>
      </w:r>
      <w:r w:rsidR="00735700">
        <w:t>evaluation</w:t>
      </w:r>
      <w:bookmarkEnd w:id="74"/>
    </w:p>
    <w:p w14:paraId="50D4FF48" w14:textId="77777777" w:rsidR="005A0BAC" w:rsidRDefault="005A0BAC" w:rsidP="00EF5D5F">
      <w:pPr>
        <w:spacing w:line="360" w:lineRule="auto"/>
        <w:jc w:val="both"/>
        <w:rPr>
          <w:rFonts w:ascii="Times New Roman" w:hAnsi="Times New Roman"/>
        </w:rPr>
      </w:pPr>
    </w:p>
    <w:p w14:paraId="5A4AB989" w14:textId="77777777" w:rsidR="00EF5D5F" w:rsidRDefault="00EF5D5F" w:rsidP="00EF5D5F">
      <w:pPr>
        <w:spacing w:line="360" w:lineRule="auto"/>
        <w:jc w:val="center"/>
        <w:rPr>
          <w:rFonts w:ascii="Times New Roman" w:hAnsi="Times New Roman"/>
        </w:rPr>
      </w:pPr>
      <w:r w:rsidRPr="00F825F5">
        <w:rPr>
          <w:rFonts w:ascii="Times New Roman" w:hAnsi="Times New Roman"/>
          <w:noProof/>
        </w:rPr>
        <w:drawing>
          <wp:inline distT="0" distB="0" distL="0" distR="0" wp14:anchorId="55BB6917" wp14:editId="11BB856E">
            <wp:extent cx="3715741" cy="4160757"/>
            <wp:effectExtent l="0" t="0" r="0" b="0"/>
            <wp:docPr id="31"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program&#10;&#10;Description automatically generated"/>
                    <pic:cNvPicPr/>
                  </pic:nvPicPr>
                  <pic:blipFill>
                    <a:blip r:embed="rId56"/>
                    <a:stretch>
                      <a:fillRect/>
                    </a:stretch>
                  </pic:blipFill>
                  <pic:spPr>
                    <a:xfrm>
                      <a:off x="0" y="0"/>
                      <a:ext cx="3747167" cy="4195947"/>
                    </a:xfrm>
                    <a:prstGeom prst="rect">
                      <a:avLst/>
                    </a:prstGeom>
                  </pic:spPr>
                </pic:pic>
              </a:graphicData>
            </a:graphic>
          </wp:inline>
        </w:drawing>
      </w:r>
    </w:p>
    <w:p w14:paraId="7FBCAD9C" w14:textId="77777777" w:rsidR="00EF5D5F" w:rsidRDefault="00EF5D5F" w:rsidP="00EF5D5F">
      <w:pPr>
        <w:spacing w:line="360" w:lineRule="auto"/>
        <w:jc w:val="center"/>
        <w:rPr>
          <w:rFonts w:ascii="Times New Roman" w:hAnsi="Times New Roman"/>
        </w:rPr>
      </w:pPr>
      <w:r w:rsidRPr="00F825F5">
        <w:rPr>
          <w:rFonts w:ascii="Times New Roman" w:hAnsi="Times New Roman"/>
          <w:noProof/>
        </w:rPr>
        <w:lastRenderedPageBreak/>
        <w:drawing>
          <wp:inline distT="0" distB="0" distL="0" distR="0" wp14:anchorId="61FA79EB" wp14:editId="6124059C">
            <wp:extent cx="4075993" cy="3603185"/>
            <wp:effectExtent l="0" t="0" r="1270" b="0"/>
            <wp:docPr id="30" name="Picture 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graph&#10;&#10;Description automatically generated"/>
                    <pic:cNvPicPr/>
                  </pic:nvPicPr>
                  <pic:blipFill>
                    <a:blip r:embed="rId57"/>
                    <a:stretch>
                      <a:fillRect/>
                    </a:stretch>
                  </pic:blipFill>
                  <pic:spPr>
                    <a:xfrm>
                      <a:off x="0" y="0"/>
                      <a:ext cx="4086496" cy="3612470"/>
                    </a:xfrm>
                    <a:prstGeom prst="rect">
                      <a:avLst/>
                    </a:prstGeom>
                  </pic:spPr>
                </pic:pic>
              </a:graphicData>
            </a:graphic>
          </wp:inline>
        </w:drawing>
      </w:r>
    </w:p>
    <w:p w14:paraId="045D28A5" w14:textId="77777777" w:rsidR="00EF5D5F" w:rsidRPr="00F42DE1" w:rsidRDefault="00EF5D5F" w:rsidP="00EF5D5F">
      <w:pPr>
        <w:spacing w:line="360" w:lineRule="auto"/>
        <w:jc w:val="center"/>
        <w:rPr>
          <w:rFonts w:ascii="Times New Roman" w:hAnsi="Times New Roman"/>
        </w:rPr>
      </w:pPr>
      <w:r>
        <w:rPr>
          <w:rFonts w:ascii="Times New Roman" w:hAnsi="Times New Roman"/>
        </w:rPr>
        <w:t>Figure 5.4.3 Model performance insight</w:t>
      </w:r>
    </w:p>
    <w:p w14:paraId="04ECF5DF" w14:textId="0C0CC26D" w:rsidR="00EF5D5F" w:rsidRDefault="00EF5D5F" w:rsidP="00EF5D5F">
      <w:pPr>
        <w:spacing w:line="360" w:lineRule="auto"/>
        <w:rPr>
          <w:rFonts w:ascii="Times New Roman" w:hAnsi="Times New Roman"/>
        </w:rPr>
      </w:pPr>
      <w:r>
        <w:rPr>
          <w:rFonts w:ascii="Times New Roman" w:hAnsi="Times New Roman"/>
        </w:rPr>
        <w:tab/>
      </w:r>
      <w:r w:rsidRPr="00932644">
        <w:rPr>
          <w:rFonts w:ascii="Times New Roman" w:hAnsi="Times New Roman"/>
        </w:rPr>
        <w:t>The model is trained using the training dataset (</w:t>
      </w:r>
      <w:proofErr w:type="spellStart"/>
      <w:r w:rsidRPr="00932644">
        <w:rPr>
          <w:rFonts w:ascii="Times New Roman" w:hAnsi="Times New Roman"/>
        </w:rPr>
        <w:t>X_train</w:t>
      </w:r>
      <w:proofErr w:type="spellEnd"/>
      <w:r w:rsidRPr="00932644">
        <w:rPr>
          <w:rFonts w:ascii="Times New Roman" w:hAnsi="Times New Roman"/>
        </w:rPr>
        <w:t xml:space="preserve"> and </w:t>
      </w:r>
      <w:proofErr w:type="spellStart"/>
      <w:r w:rsidRPr="00932644">
        <w:rPr>
          <w:rFonts w:ascii="Times New Roman" w:hAnsi="Times New Roman"/>
        </w:rPr>
        <w:t>y_train_one_hot</w:t>
      </w:r>
      <w:proofErr w:type="spellEnd"/>
      <w:r w:rsidRPr="00932644">
        <w:rPr>
          <w:rFonts w:ascii="Times New Roman" w:hAnsi="Times New Roman"/>
        </w:rPr>
        <w:t>) over 10 epochs with a batch size of 32. During training, the model's performance is monitored on a validation set (</w:t>
      </w:r>
      <w:proofErr w:type="spellStart"/>
      <w:r w:rsidRPr="00932644">
        <w:rPr>
          <w:rFonts w:ascii="Times New Roman" w:hAnsi="Times New Roman"/>
        </w:rPr>
        <w:t>X_val</w:t>
      </w:r>
      <w:proofErr w:type="spellEnd"/>
      <w:r w:rsidRPr="00932644">
        <w:rPr>
          <w:rFonts w:ascii="Times New Roman" w:hAnsi="Times New Roman"/>
        </w:rPr>
        <w:t xml:space="preserve"> and </w:t>
      </w:r>
      <w:proofErr w:type="spellStart"/>
      <w:r w:rsidRPr="00932644">
        <w:rPr>
          <w:rFonts w:ascii="Times New Roman" w:hAnsi="Times New Roman"/>
        </w:rPr>
        <w:t>y_val_one_hot</w:t>
      </w:r>
      <w:proofErr w:type="spellEnd"/>
      <w:r w:rsidRPr="00932644">
        <w:rPr>
          <w:rFonts w:ascii="Times New Roman" w:hAnsi="Times New Roman"/>
        </w:rPr>
        <w:t>) to evaluate how well it generalizes to new data. The training process is complete once the specified number of epochs is reached. The final validation accuracy is reported to provide an indication of how well the model has learne</w:t>
      </w:r>
      <w:r>
        <w:rPr>
          <w:rFonts w:ascii="Times New Roman" w:hAnsi="Times New Roman"/>
        </w:rPr>
        <w:t>d.</w:t>
      </w:r>
    </w:p>
    <w:p w14:paraId="11A11AC5" w14:textId="4E19159F" w:rsidR="00EF5D5F" w:rsidRDefault="00EF5D5F" w:rsidP="00EF5D5F">
      <w:pPr>
        <w:spacing w:line="360" w:lineRule="auto"/>
        <w:rPr>
          <w:noProof/>
        </w:rPr>
      </w:pPr>
      <w:r>
        <w:rPr>
          <w:noProof/>
        </w:rPr>
        <w:tab/>
      </w:r>
      <w:r w:rsidRPr="00CD35AA">
        <w:rPr>
          <w:noProof/>
        </w:rPr>
        <w:t>After training, the model's performance is evaluated on the validation set to determine the final loss and accuracy. These metrics are crucial as they provide insights into the model’s performance on data it has not seen during training. The code then plots the training and validation loss and accuracy over the epochs, which helps visualize the model's learning curve and its ability to generalize.</w:t>
      </w:r>
    </w:p>
    <w:p w14:paraId="4EA17B74" w14:textId="77777777" w:rsidR="00051794" w:rsidRDefault="00B608CC" w:rsidP="00051794">
      <w:pPr>
        <w:spacing w:line="360" w:lineRule="auto"/>
        <w:rPr>
          <w:noProof/>
        </w:rPr>
      </w:pPr>
      <w:r>
        <w:rPr>
          <w:noProof/>
        </w:rPr>
        <w:tab/>
      </w:r>
      <w:r w:rsidR="00EF5D5F" w:rsidRPr="00CD35AA">
        <w:rPr>
          <w:noProof/>
        </w:rPr>
        <w:t>The plots are divided into two parts: one showing the loss and the other showing the accuracy. The loss plot displays both training and validation loss, indicating how the model’s error changes over time. The accuracy plot shows how the model’s performance improves as training progresses. These visualizations are essential for understanding whether the model is overfitting or underfitting.</w:t>
      </w:r>
    </w:p>
    <w:p w14:paraId="41D4C2D6" w14:textId="190E24AB" w:rsidR="00735700" w:rsidRPr="008C467A" w:rsidRDefault="00735700" w:rsidP="00051794">
      <w:pPr>
        <w:pStyle w:val="Heading3"/>
        <w:rPr>
          <w:noProof/>
          <w:lang w:bidi="ar-SA"/>
        </w:rPr>
      </w:pPr>
      <w:bookmarkStart w:id="75" w:name="_Toc177135336"/>
      <w:r w:rsidRPr="008C467A">
        <w:lastRenderedPageBreak/>
        <w:t>5.4.</w:t>
      </w:r>
      <w:r>
        <w:t>4</w:t>
      </w:r>
      <w:r w:rsidRPr="008C467A">
        <w:t xml:space="preserve"> </w:t>
      </w:r>
      <w:r>
        <w:t>Test Evaluation</w:t>
      </w:r>
      <w:bookmarkEnd w:id="75"/>
    </w:p>
    <w:p w14:paraId="6C8CB83A" w14:textId="477AAEC2" w:rsidR="00EF5D5F" w:rsidRDefault="00EF5D5F" w:rsidP="00EF5D5F">
      <w:pPr>
        <w:spacing w:line="360" w:lineRule="auto"/>
        <w:rPr>
          <w:noProof/>
        </w:rPr>
      </w:pPr>
      <w:r w:rsidRPr="00DD1D6A">
        <w:rPr>
          <w:rFonts w:ascii="Times New Roman" w:hAnsi="Times New Roman"/>
          <w:noProof/>
        </w:rPr>
        <w:drawing>
          <wp:inline distT="0" distB="0" distL="0" distR="0" wp14:anchorId="3DF81853" wp14:editId="71C9FC25">
            <wp:extent cx="4493459" cy="3382789"/>
            <wp:effectExtent l="0" t="0" r="2540" b="8255"/>
            <wp:docPr id="32"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 code&#10;&#10;Description automatically generated"/>
                    <pic:cNvPicPr/>
                  </pic:nvPicPr>
                  <pic:blipFill>
                    <a:blip r:embed="rId58"/>
                    <a:stretch>
                      <a:fillRect/>
                    </a:stretch>
                  </pic:blipFill>
                  <pic:spPr>
                    <a:xfrm>
                      <a:off x="0" y="0"/>
                      <a:ext cx="4503621" cy="3390440"/>
                    </a:xfrm>
                    <a:prstGeom prst="rect">
                      <a:avLst/>
                    </a:prstGeom>
                  </pic:spPr>
                </pic:pic>
              </a:graphicData>
            </a:graphic>
          </wp:inline>
        </w:drawing>
      </w:r>
      <w:r w:rsidRPr="00DD1D6A">
        <w:rPr>
          <w:noProof/>
        </w:rPr>
        <w:t xml:space="preserve"> </w:t>
      </w:r>
      <w:r w:rsidRPr="00DD1D6A">
        <w:rPr>
          <w:rFonts w:ascii="Times New Roman" w:hAnsi="Times New Roman"/>
          <w:noProof/>
        </w:rPr>
        <w:drawing>
          <wp:inline distT="0" distB="0" distL="0" distR="0" wp14:anchorId="6CDB0908" wp14:editId="29F65FD5">
            <wp:extent cx="2197290" cy="4168191"/>
            <wp:effectExtent l="0" t="0" r="0" b="3810"/>
            <wp:docPr id="33" name="Picture 33" descr="A table of numbers with numbers i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table of numbers with numbers in it&#10;&#10;Description automatically generated with medium confidence"/>
                    <pic:cNvPicPr/>
                  </pic:nvPicPr>
                  <pic:blipFill>
                    <a:blip r:embed="rId59"/>
                    <a:stretch>
                      <a:fillRect/>
                    </a:stretch>
                  </pic:blipFill>
                  <pic:spPr>
                    <a:xfrm>
                      <a:off x="0" y="0"/>
                      <a:ext cx="2213769" cy="4199452"/>
                    </a:xfrm>
                    <a:prstGeom prst="rect">
                      <a:avLst/>
                    </a:prstGeom>
                  </pic:spPr>
                </pic:pic>
              </a:graphicData>
            </a:graphic>
          </wp:inline>
        </w:drawing>
      </w:r>
      <w:r w:rsidRPr="00DD1D6A">
        <w:rPr>
          <w:noProof/>
        </w:rPr>
        <w:t xml:space="preserve"> </w:t>
      </w:r>
      <w:r w:rsidRPr="00DD1D6A">
        <w:rPr>
          <w:noProof/>
        </w:rPr>
        <w:drawing>
          <wp:inline distT="0" distB="0" distL="0" distR="0" wp14:anchorId="6BC745D1" wp14:editId="56CE6227">
            <wp:extent cx="1798988" cy="184958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60"/>
                    <a:stretch>
                      <a:fillRect/>
                    </a:stretch>
                  </pic:blipFill>
                  <pic:spPr>
                    <a:xfrm>
                      <a:off x="0" y="0"/>
                      <a:ext cx="1808956" cy="1859834"/>
                    </a:xfrm>
                    <a:prstGeom prst="rect">
                      <a:avLst/>
                    </a:prstGeom>
                  </pic:spPr>
                </pic:pic>
              </a:graphicData>
            </a:graphic>
          </wp:inline>
        </w:drawing>
      </w:r>
    </w:p>
    <w:p w14:paraId="6D847FE7" w14:textId="77777777" w:rsidR="00EF5D5F" w:rsidRDefault="00EF5D5F" w:rsidP="00EF5D5F">
      <w:pPr>
        <w:spacing w:line="360" w:lineRule="auto"/>
        <w:jc w:val="center"/>
        <w:rPr>
          <w:noProof/>
        </w:rPr>
      </w:pPr>
      <w:r w:rsidRPr="00DD1D6A">
        <w:rPr>
          <w:noProof/>
        </w:rPr>
        <w:lastRenderedPageBreak/>
        <w:drawing>
          <wp:inline distT="0" distB="0" distL="0" distR="0" wp14:anchorId="46985C7E" wp14:editId="5E211DF2">
            <wp:extent cx="5451731" cy="49606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8768" cy="4967080"/>
                    </a:xfrm>
                    <a:prstGeom prst="rect">
                      <a:avLst/>
                    </a:prstGeom>
                  </pic:spPr>
                </pic:pic>
              </a:graphicData>
            </a:graphic>
          </wp:inline>
        </w:drawing>
      </w:r>
    </w:p>
    <w:p w14:paraId="0F2BC46C" w14:textId="77777777" w:rsidR="00EF5D5F" w:rsidRDefault="00EF5D5F" w:rsidP="00EF5D5F">
      <w:pPr>
        <w:spacing w:line="360" w:lineRule="auto"/>
        <w:jc w:val="center"/>
        <w:rPr>
          <w:noProof/>
        </w:rPr>
      </w:pPr>
      <w:r>
        <w:rPr>
          <w:noProof/>
        </w:rPr>
        <w:t>Figure 5.4.4 Model Evaluation</w:t>
      </w:r>
    </w:p>
    <w:p w14:paraId="1D1B0E52" w14:textId="3163A80A" w:rsidR="00EF5D5F" w:rsidRDefault="00EF5D5F" w:rsidP="00EF5D5F">
      <w:pPr>
        <w:spacing w:line="360" w:lineRule="auto"/>
        <w:rPr>
          <w:noProof/>
        </w:rPr>
      </w:pPr>
      <w:r>
        <w:rPr>
          <w:noProof/>
        </w:rPr>
        <w:tab/>
        <w:t xml:space="preserve">From figure 5.4.4 , </w:t>
      </w:r>
      <w:r w:rsidRPr="00CD35AA">
        <w:rPr>
          <w:noProof/>
        </w:rPr>
        <w:t>The model's performance is assessed using the test set to determine its loss and accuracy</w:t>
      </w:r>
      <w:r>
        <w:rPr>
          <w:noProof/>
        </w:rPr>
        <w:t xml:space="preserve"> which is 0.0718 and 0.986 respective</w:t>
      </w:r>
      <w:r w:rsidRPr="00CD35AA">
        <w:rPr>
          <w:noProof/>
        </w:rPr>
        <w:t>.</w:t>
      </w:r>
      <w:r w:rsidRPr="00CD35AA">
        <w:t xml:space="preserve"> </w:t>
      </w:r>
      <w:r w:rsidRPr="00CD35AA">
        <w:rPr>
          <w:noProof/>
        </w:rPr>
        <w:t>Predictions are made on the test set, and the predicted probabilities are converted to class labels.</w:t>
      </w:r>
      <w:r w:rsidRPr="00CD35AA">
        <w:t xml:space="preserve"> </w:t>
      </w:r>
      <w:r w:rsidRPr="00CD35AA">
        <w:rPr>
          <w:noProof/>
        </w:rPr>
        <w:t>A classification report is generated to evaluate precision, recall, F1-score, and support for each class</w:t>
      </w:r>
      <w:r>
        <w:rPr>
          <w:noProof/>
        </w:rPr>
        <w:t xml:space="preserve"> then t</w:t>
      </w:r>
      <w:r w:rsidRPr="00CD35AA">
        <w:rPr>
          <w:noProof/>
        </w:rPr>
        <w:t>he overall accuracy of the model is computed</w:t>
      </w:r>
      <w:r>
        <w:rPr>
          <w:noProof/>
        </w:rPr>
        <w:t xml:space="preserve"> which is 0.986</w:t>
      </w:r>
      <w:r w:rsidRPr="00CD35AA">
        <w:rPr>
          <w:noProof/>
        </w:rPr>
        <w:t>.</w:t>
      </w:r>
      <w:r>
        <w:rPr>
          <w:noProof/>
        </w:rPr>
        <w:t xml:space="preserve"> Lastly , </w:t>
      </w:r>
      <w:r w:rsidRPr="00CD35AA">
        <w:rPr>
          <w:noProof/>
        </w:rPr>
        <w:t>The confusion matrix is calculated and normalized to better understand the model's performance across different classes.</w:t>
      </w:r>
    </w:p>
    <w:p w14:paraId="32012446" w14:textId="77777777" w:rsidR="00EF5D5F" w:rsidRDefault="00EF5D5F" w:rsidP="00EF5D5F">
      <w:pPr>
        <w:spacing w:line="360" w:lineRule="auto"/>
        <w:rPr>
          <w:noProof/>
        </w:rPr>
      </w:pPr>
    </w:p>
    <w:p w14:paraId="7C27913F" w14:textId="77777777" w:rsidR="00735700" w:rsidRDefault="00735700" w:rsidP="00EF5D5F">
      <w:pPr>
        <w:spacing w:line="360" w:lineRule="auto"/>
        <w:rPr>
          <w:noProof/>
        </w:rPr>
      </w:pPr>
    </w:p>
    <w:p w14:paraId="17D89C9C" w14:textId="77777777" w:rsidR="00735700" w:rsidRDefault="00735700" w:rsidP="00EF5D5F">
      <w:pPr>
        <w:spacing w:line="360" w:lineRule="auto"/>
        <w:rPr>
          <w:noProof/>
        </w:rPr>
      </w:pPr>
    </w:p>
    <w:p w14:paraId="2E41A038" w14:textId="77777777" w:rsidR="00735700" w:rsidRDefault="00735700" w:rsidP="00EF5D5F">
      <w:pPr>
        <w:spacing w:line="360" w:lineRule="auto"/>
        <w:rPr>
          <w:noProof/>
        </w:rPr>
      </w:pPr>
    </w:p>
    <w:p w14:paraId="7146A205" w14:textId="5F141035" w:rsidR="00735700" w:rsidRPr="008C467A" w:rsidRDefault="00735700" w:rsidP="00735700">
      <w:pPr>
        <w:pStyle w:val="Heading3"/>
      </w:pPr>
      <w:bookmarkStart w:id="76" w:name="_Toc177135337"/>
      <w:r w:rsidRPr="008C467A">
        <w:lastRenderedPageBreak/>
        <w:t>5.4.</w:t>
      </w:r>
      <w:r>
        <w:t>5</w:t>
      </w:r>
      <w:r w:rsidRPr="008C467A">
        <w:t xml:space="preserve"> </w:t>
      </w:r>
      <w:r>
        <w:t>Hyperparameter Tuning</w:t>
      </w:r>
      <w:bookmarkEnd w:id="76"/>
    </w:p>
    <w:p w14:paraId="2D145DFA" w14:textId="77777777" w:rsidR="00EF5D5F" w:rsidRDefault="00EF5D5F" w:rsidP="00EF5D5F">
      <w:pPr>
        <w:spacing w:line="360" w:lineRule="auto"/>
        <w:jc w:val="center"/>
        <w:rPr>
          <w:rFonts w:ascii="Times New Roman" w:hAnsi="Times New Roman"/>
        </w:rPr>
      </w:pPr>
      <w:r w:rsidRPr="00DD1D6A">
        <w:rPr>
          <w:rFonts w:ascii="Times New Roman" w:hAnsi="Times New Roman"/>
          <w:noProof/>
        </w:rPr>
        <w:drawing>
          <wp:inline distT="0" distB="0" distL="0" distR="0" wp14:anchorId="3786B464" wp14:editId="45C3343F">
            <wp:extent cx="5653872" cy="6038481"/>
            <wp:effectExtent l="0" t="0" r="4445" b="635"/>
            <wp:docPr id="36"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program&#10;&#10;Description automatically generated"/>
                    <pic:cNvPicPr/>
                  </pic:nvPicPr>
                  <pic:blipFill>
                    <a:blip r:embed="rId62"/>
                    <a:stretch>
                      <a:fillRect/>
                    </a:stretch>
                  </pic:blipFill>
                  <pic:spPr>
                    <a:xfrm>
                      <a:off x="0" y="0"/>
                      <a:ext cx="5660749" cy="6045825"/>
                    </a:xfrm>
                    <a:prstGeom prst="rect">
                      <a:avLst/>
                    </a:prstGeom>
                  </pic:spPr>
                </pic:pic>
              </a:graphicData>
            </a:graphic>
          </wp:inline>
        </w:drawing>
      </w:r>
    </w:p>
    <w:p w14:paraId="01660EB9" w14:textId="77777777" w:rsidR="00EF5D5F" w:rsidRDefault="00EF5D5F" w:rsidP="00EF5D5F">
      <w:pPr>
        <w:spacing w:line="360" w:lineRule="auto"/>
        <w:jc w:val="center"/>
        <w:rPr>
          <w:rFonts w:ascii="Times New Roman" w:hAnsi="Times New Roman"/>
        </w:rPr>
      </w:pPr>
      <w:r w:rsidRPr="00DD1D6A">
        <w:rPr>
          <w:rFonts w:ascii="Times New Roman" w:hAnsi="Times New Roman"/>
          <w:noProof/>
        </w:rPr>
        <w:drawing>
          <wp:inline distT="0" distB="0" distL="0" distR="0" wp14:anchorId="6CB83F82" wp14:editId="73694A45">
            <wp:extent cx="6325144" cy="832514"/>
            <wp:effectExtent l="0" t="0" r="0" b="5715"/>
            <wp:docPr id="37" name="Picture 3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up of a computer screen&#10;&#10;Description automatically generated"/>
                    <pic:cNvPicPr/>
                  </pic:nvPicPr>
                  <pic:blipFill>
                    <a:blip r:embed="rId63"/>
                    <a:stretch>
                      <a:fillRect/>
                    </a:stretch>
                  </pic:blipFill>
                  <pic:spPr>
                    <a:xfrm>
                      <a:off x="0" y="0"/>
                      <a:ext cx="6352602" cy="836128"/>
                    </a:xfrm>
                    <a:prstGeom prst="rect">
                      <a:avLst/>
                    </a:prstGeom>
                  </pic:spPr>
                </pic:pic>
              </a:graphicData>
            </a:graphic>
          </wp:inline>
        </w:drawing>
      </w:r>
    </w:p>
    <w:p w14:paraId="434F8CF3" w14:textId="77777777" w:rsidR="00EF5D5F" w:rsidRDefault="00EF5D5F" w:rsidP="00EF5D5F">
      <w:pPr>
        <w:spacing w:line="360" w:lineRule="auto"/>
        <w:jc w:val="center"/>
        <w:rPr>
          <w:rFonts w:ascii="Times New Roman" w:hAnsi="Times New Roman"/>
        </w:rPr>
      </w:pPr>
      <w:r>
        <w:rPr>
          <w:rFonts w:ascii="Times New Roman" w:hAnsi="Times New Roman"/>
        </w:rPr>
        <w:t>Figure 5.4.5 Hyperparameter Tuning</w:t>
      </w:r>
    </w:p>
    <w:p w14:paraId="29D87688" w14:textId="674803C3" w:rsidR="00735700" w:rsidRDefault="00EF5D5F" w:rsidP="00EF5D5F">
      <w:pPr>
        <w:rPr>
          <w:rFonts w:ascii="Times New Roman" w:hAnsi="Times New Roman"/>
        </w:rPr>
      </w:pPr>
      <w:r>
        <w:rPr>
          <w:rFonts w:ascii="Times New Roman" w:hAnsi="Times New Roman"/>
        </w:rPr>
        <w:tab/>
        <w:t xml:space="preserve">From Figure </w:t>
      </w:r>
      <w:proofErr w:type="gramStart"/>
      <w:r>
        <w:rPr>
          <w:rFonts w:ascii="Times New Roman" w:hAnsi="Times New Roman"/>
        </w:rPr>
        <w:t>5.4.5 ,</w:t>
      </w:r>
      <w:proofErr w:type="gramEnd"/>
      <w:r>
        <w:rPr>
          <w:rFonts w:ascii="Times New Roman" w:hAnsi="Times New Roman"/>
        </w:rPr>
        <w:t xml:space="preserve"> </w:t>
      </w:r>
      <w:r w:rsidRPr="00932644">
        <w:rPr>
          <w:rFonts w:ascii="Times New Roman" w:hAnsi="Times New Roman"/>
        </w:rPr>
        <w:t>The Random Search tuner is instantiated to explore different hyperparameter configurations. The tuning process involves running several trials, each with a different set of hyperparameters, to identify the configuration that achieves the highest validation accuracy. The search process is conducted over 10 epochs to ensure sufficient training of each configuration.</w:t>
      </w:r>
      <w:r>
        <w:rPr>
          <w:rFonts w:ascii="Times New Roman" w:hAnsi="Times New Roman"/>
        </w:rPr>
        <w:t xml:space="preserve"> </w:t>
      </w:r>
      <w:r w:rsidRPr="00932644">
        <w:rPr>
          <w:rFonts w:ascii="Times New Roman" w:hAnsi="Times New Roman"/>
        </w:rPr>
        <w:t xml:space="preserve">After completing the tuning process, the best model is selected </w:t>
      </w:r>
      <w:r w:rsidRPr="00932644">
        <w:rPr>
          <w:rFonts w:ascii="Times New Roman" w:hAnsi="Times New Roman"/>
        </w:rPr>
        <w:lastRenderedPageBreak/>
        <w:t>based on its validation accuracy. The model's performance is evaluated, and the validation accuracy is reported</w:t>
      </w:r>
      <w:r>
        <w:rPr>
          <w:rFonts w:ascii="Times New Roman" w:hAnsi="Times New Roman"/>
        </w:rPr>
        <w:t xml:space="preserve"> which is 1.0</w:t>
      </w:r>
      <w:r w:rsidRPr="00932644">
        <w:rPr>
          <w:rFonts w:ascii="Times New Roman" w:hAnsi="Times New Roman"/>
        </w:rPr>
        <w:t xml:space="preserve">. </w:t>
      </w:r>
    </w:p>
    <w:p w14:paraId="51FD11C3" w14:textId="688A5769" w:rsidR="00EF5D5F" w:rsidRDefault="00735700" w:rsidP="00735700">
      <w:pPr>
        <w:pStyle w:val="Heading3"/>
      </w:pPr>
      <w:bookmarkStart w:id="77" w:name="_Toc177135338"/>
      <w:r w:rsidRPr="008C467A">
        <w:t>5.4.</w:t>
      </w:r>
      <w:r>
        <w:t>6</w:t>
      </w:r>
      <w:r w:rsidRPr="008C467A">
        <w:t xml:space="preserve"> </w:t>
      </w:r>
      <w:r>
        <w:t>Model Output (DEMO)</w:t>
      </w:r>
      <w:bookmarkEnd w:id="77"/>
    </w:p>
    <w:p w14:paraId="749F3902" w14:textId="77777777" w:rsidR="00EF5D5F" w:rsidRDefault="00EF5D5F" w:rsidP="00EF5D5F">
      <w:pPr>
        <w:spacing w:line="360" w:lineRule="auto"/>
        <w:jc w:val="center"/>
        <w:rPr>
          <w:rFonts w:ascii="Times New Roman" w:hAnsi="Times New Roman"/>
        </w:rPr>
      </w:pPr>
      <w:r w:rsidRPr="00DD1D6A">
        <w:rPr>
          <w:rFonts w:ascii="Times New Roman" w:hAnsi="Times New Roman"/>
          <w:noProof/>
        </w:rPr>
        <w:drawing>
          <wp:inline distT="0" distB="0" distL="0" distR="0" wp14:anchorId="29533693" wp14:editId="78616277">
            <wp:extent cx="3587525" cy="3766782"/>
            <wp:effectExtent l="0" t="0" r="0" b="5715"/>
            <wp:docPr id="40" name="Picture 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program&#10;&#10;Description automatically generated"/>
                    <pic:cNvPicPr/>
                  </pic:nvPicPr>
                  <pic:blipFill>
                    <a:blip r:embed="rId64"/>
                    <a:stretch>
                      <a:fillRect/>
                    </a:stretch>
                  </pic:blipFill>
                  <pic:spPr>
                    <a:xfrm>
                      <a:off x="0" y="0"/>
                      <a:ext cx="3596768" cy="3776487"/>
                    </a:xfrm>
                    <a:prstGeom prst="rect">
                      <a:avLst/>
                    </a:prstGeom>
                  </pic:spPr>
                </pic:pic>
              </a:graphicData>
            </a:graphic>
          </wp:inline>
        </w:drawing>
      </w:r>
    </w:p>
    <w:p w14:paraId="1B5AF365" w14:textId="69CD3158" w:rsidR="00EF5D5F" w:rsidRDefault="00EF5D5F" w:rsidP="00FD7A81">
      <w:pPr>
        <w:spacing w:line="360" w:lineRule="auto"/>
        <w:jc w:val="center"/>
        <w:rPr>
          <w:noProof/>
        </w:rPr>
      </w:pPr>
      <w:r w:rsidRPr="00DD1D6A">
        <w:rPr>
          <w:rFonts w:ascii="Times New Roman" w:hAnsi="Times New Roman"/>
          <w:noProof/>
        </w:rPr>
        <w:drawing>
          <wp:inline distT="0" distB="0" distL="0" distR="0" wp14:anchorId="4B0B70DB" wp14:editId="10F564B1">
            <wp:extent cx="1057110" cy="1514612"/>
            <wp:effectExtent l="0" t="0" r="0" b="0"/>
            <wp:docPr id="39" name="Picture 39" descr="A black and white sign with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black and white sign with a arrow&#10;&#10;Description automatically generated"/>
                    <pic:cNvPicPr/>
                  </pic:nvPicPr>
                  <pic:blipFill>
                    <a:blip r:embed="rId65"/>
                    <a:stretch>
                      <a:fillRect/>
                    </a:stretch>
                  </pic:blipFill>
                  <pic:spPr>
                    <a:xfrm>
                      <a:off x="0" y="0"/>
                      <a:ext cx="1124644" cy="1611374"/>
                    </a:xfrm>
                    <a:prstGeom prst="rect">
                      <a:avLst/>
                    </a:prstGeom>
                  </pic:spPr>
                </pic:pic>
              </a:graphicData>
            </a:graphic>
          </wp:inline>
        </w:drawing>
      </w:r>
      <w:r w:rsidRPr="00DD1D6A">
        <w:rPr>
          <w:rFonts w:ascii="Times New Roman" w:hAnsi="Times New Roman"/>
          <w:noProof/>
        </w:rPr>
        <w:drawing>
          <wp:inline distT="0" distB="0" distL="0" distR="0" wp14:anchorId="312499B1" wp14:editId="22357327">
            <wp:extent cx="1012494" cy="1452127"/>
            <wp:effectExtent l="0" t="0" r="0" b="0"/>
            <wp:docPr id="41" name="Picture 41" descr="A triangle sign with a lett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triangle sign with a letter on it&#10;&#10;Description automatically generated"/>
                    <pic:cNvPicPr/>
                  </pic:nvPicPr>
                  <pic:blipFill>
                    <a:blip r:embed="rId66"/>
                    <a:stretch>
                      <a:fillRect/>
                    </a:stretch>
                  </pic:blipFill>
                  <pic:spPr>
                    <a:xfrm>
                      <a:off x="0" y="0"/>
                      <a:ext cx="1034195" cy="1483251"/>
                    </a:xfrm>
                    <a:prstGeom prst="rect">
                      <a:avLst/>
                    </a:prstGeom>
                  </pic:spPr>
                </pic:pic>
              </a:graphicData>
            </a:graphic>
          </wp:inline>
        </w:drawing>
      </w:r>
      <w:r w:rsidRPr="00DD1D6A">
        <w:rPr>
          <w:noProof/>
        </w:rPr>
        <w:drawing>
          <wp:inline distT="0" distB="0" distL="0" distR="0" wp14:anchorId="10688DBD" wp14:editId="020AA486">
            <wp:extent cx="941259" cy="1360967"/>
            <wp:effectExtent l="0" t="0" r="0" b="0"/>
            <wp:docPr id="42" name="Picture 42" descr="A blurry image of a arrow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blurry image of a arrow in a circle&#10;&#10;Description automatically generated"/>
                    <pic:cNvPicPr/>
                  </pic:nvPicPr>
                  <pic:blipFill>
                    <a:blip r:embed="rId67"/>
                    <a:stretch>
                      <a:fillRect/>
                    </a:stretch>
                  </pic:blipFill>
                  <pic:spPr>
                    <a:xfrm>
                      <a:off x="0" y="0"/>
                      <a:ext cx="969498" cy="1401797"/>
                    </a:xfrm>
                    <a:prstGeom prst="rect">
                      <a:avLst/>
                    </a:prstGeom>
                  </pic:spPr>
                </pic:pic>
              </a:graphicData>
            </a:graphic>
          </wp:inline>
        </w:drawing>
      </w:r>
      <w:r w:rsidRPr="00DD1D6A">
        <w:rPr>
          <w:noProof/>
        </w:rPr>
        <w:drawing>
          <wp:inline distT="0" distB="0" distL="0" distR="0" wp14:anchorId="567CE2D5" wp14:editId="71E4A9AA">
            <wp:extent cx="1123727" cy="1565319"/>
            <wp:effectExtent l="0" t="0" r="635" b="0"/>
            <wp:docPr id="43" name="Picture 43" descr="A number on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number on a sign&#10;&#10;Description automatically generated"/>
                    <pic:cNvPicPr/>
                  </pic:nvPicPr>
                  <pic:blipFill>
                    <a:blip r:embed="rId68"/>
                    <a:stretch>
                      <a:fillRect/>
                    </a:stretch>
                  </pic:blipFill>
                  <pic:spPr>
                    <a:xfrm>
                      <a:off x="0" y="0"/>
                      <a:ext cx="1145366" cy="1595461"/>
                    </a:xfrm>
                    <a:prstGeom prst="rect">
                      <a:avLst/>
                    </a:prstGeom>
                  </pic:spPr>
                </pic:pic>
              </a:graphicData>
            </a:graphic>
          </wp:inline>
        </w:drawing>
      </w:r>
    </w:p>
    <w:p w14:paraId="0B38324D" w14:textId="77777777" w:rsidR="00EF5D5F" w:rsidRDefault="00EF5D5F" w:rsidP="00EF5D5F">
      <w:pPr>
        <w:spacing w:line="360" w:lineRule="auto"/>
        <w:jc w:val="center"/>
        <w:rPr>
          <w:noProof/>
        </w:rPr>
      </w:pPr>
      <w:r>
        <w:rPr>
          <w:noProof/>
        </w:rPr>
        <w:t>Figure 5.4.6 model output (demo)</w:t>
      </w:r>
    </w:p>
    <w:p w14:paraId="05EE67D4" w14:textId="0B1098B1" w:rsidR="00EF5D5F" w:rsidRDefault="00EF5D5F" w:rsidP="00EF5D5F">
      <w:pPr>
        <w:spacing w:line="360" w:lineRule="auto"/>
        <w:rPr>
          <w:noProof/>
        </w:rPr>
      </w:pPr>
      <w:r>
        <w:rPr>
          <w:noProof/>
        </w:rPr>
        <w:tab/>
        <w:t xml:space="preserve">From figure 5.4.6 , </w:t>
      </w:r>
      <w:r w:rsidRPr="00932644">
        <w:rPr>
          <w:noProof/>
        </w:rPr>
        <w:t>Five images are randomly selected from the test dataset for demonstration purposes. These images are chosen to show how the model performs on different examples it has not seen during training.</w:t>
      </w:r>
      <w:r w:rsidRPr="00932644">
        <w:t xml:space="preserve"> </w:t>
      </w:r>
      <w:r w:rsidRPr="00932644">
        <w:rPr>
          <w:noProof/>
        </w:rPr>
        <w:t>For each selected image, the model predicts the class and compares it to the true class label. The predictions are visualized by displaying the images along with their predicted and true labels. Additionally, the top three predicted classes and their associated probabilities are displayed, giving an overview of the model’s confidence in its predictions.</w:t>
      </w:r>
    </w:p>
    <w:p w14:paraId="1590BE9F" w14:textId="77777777" w:rsidR="00EF5D5F" w:rsidRPr="00F42DE1" w:rsidRDefault="00EF5D5F" w:rsidP="00EF5D5F">
      <w:pPr>
        <w:spacing w:line="360" w:lineRule="auto"/>
        <w:jc w:val="both"/>
        <w:rPr>
          <w:rFonts w:ascii="Times New Roman" w:hAnsi="Times New Roman"/>
        </w:rPr>
      </w:pPr>
    </w:p>
    <w:p w14:paraId="6CEDA9DC" w14:textId="77777777" w:rsidR="00EF5D5F" w:rsidRPr="00F42DE1" w:rsidRDefault="00EF5D5F" w:rsidP="00FD7A81">
      <w:pPr>
        <w:pStyle w:val="Heading2"/>
      </w:pPr>
      <w:bookmarkStart w:id="78" w:name="_Toc177135339"/>
      <w:r w:rsidRPr="00F42DE1">
        <w:t>5.5</w:t>
      </w:r>
      <w:r w:rsidRPr="00F42DE1">
        <w:tab/>
        <w:t>Implementation Issues and Challenges</w:t>
      </w:r>
      <w:bookmarkEnd w:id="78"/>
    </w:p>
    <w:p w14:paraId="749A3D6D" w14:textId="77777777" w:rsidR="00EF5D5F" w:rsidRPr="00F42DE1" w:rsidRDefault="00EF5D5F" w:rsidP="00EF5D5F">
      <w:pPr>
        <w:spacing w:line="360" w:lineRule="auto"/>
        <w:ind w:firstLine="714"/>
        <w:jc w:val="both"/>
        <w:rPr>
          <w:rFonts w:ascii="Times New Roman" w:hAnsi="Times New Roman"/>
        </w:rPr>
      </w:pPr>
      <w:r w:rsidRPr="00F42DE1">
        <w:rPr>
          <w:rFonts w:ascii="Times New Roman" w:hAnsi="Times New Roman"/>
        </w:rPr>
        <w:t xml:space="preserve">In the implementation phase of this proposed project, we have </w:t>
      </w:r>
      <w:r>
        <w:rPr>
          <w:rFonts w:ascii="Times New Roman" w:hAnsi="Times New Roman"/>
        </w:rPr>
        <w:t xml:space="preserve">one </w:t>
      </w:r>
      <w:proofErr w:type="gramStart"/>
      <w:r w:rsidRPr="00F42DE1">
        <w:rPr>
          <w:rFonts w:ascii="Times New Roman" w:hAnsi="Times New Roman"/>
        </w:rPr>
        <w:t>challenges .</w:t>
      </w:r>
      <w:proofErr w:type="gramEnd"/>
      <w:r w:rsidRPr="00F42DE1">
        <w:rPr>
          <w:rFonts w:ascii="Times New Roman" w:hAnsi="Times New Roman"/>
        </w:rPr>
        <w:t xml:space="preserve"> One of the few challenges faced is during the data ingestion by reading the TSRD-Train Annotations and transforming the data into a CSV format that need to be particularly due to the need for filtering out the unnecessary files in the need of ensuring the correct format and matching the CSV entries with available training images adding the complexity. </w:t>
      </w:r>
    </w:p>
    <w:p w14:paraId="5C337D00" w14:textId="77777777" w:rsidR="00EF5D5F" w:rsidRDefault="00EF5D5F" w:rsidP="00EF5D5F">
      <w:pPr>
        <w:spacing w:after="0" w:line="360" w:lineRule="auto"/>
        <w:jc w:val="both"/>
        <w:rPr>
          <w:rFonts w:ascii="Times New Roman" w:eastAsia="SimSun" w:hAnsi="Times New Roman" w:cs="Times New Roman"/>
          <w:sz w:val="24"/>
          <w:szCs w:val="24"/>
          <w:lang w:eastAsia="en-US" w:bidi="en-US"/>
        </w:rPr>
      </w:pPr>
      <w:r w:rsidRPr="00126FDB">
        <w:rPr>
          <w:rFonts w:ascii="Times New Roman" w:eastAsia="SimSun" w:hAnsi="Times New Roman" w:cs="Times New Roman"/>
          <w:noProof/>
          <w:sz w:val="24"/>
          <w:szCs w:val="24"/>
          <w:lang w:eastAsia="en-US" w:bidi="en-US"/>
        </w:rPr>
        <w:drawing>
          <wp:inline distT="0" distB="0" distL="0" distR="0" wp14:anchorId="3289906F" wp14:editId="6276B66F">
            <wp:extent cx="5274310" cy="3391535"/>
            <wp:effectExtent l="0" t="0" r="2540" b="0"/>
            <wp:docPr id="6" name="Picture 6" descr="A graph of number of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number of numbers and a number of people&#10;&#10;Description automatically generated with medium confidence"/>
                    <pic:cNvPicPr/>
                  </pic:nvPicPr>
                  <pic:blipFill>
                    <a:blip r:embed="rId69"/>
                    <a:stretch>
                      <a:fillRect/>
                    </a:stretch>
                  </pic:blipFill>
                  <pic:spPr>
                    <a:xfrm>
                      <a:off x="0" y="0"/>
                      <a:ext cx="5274310" cy="3391535"/>
                    </a:xfrm>
                    <a:prstGeom prst="rect">
                      <a:avLst/>
                    </a:prstGeom>
                  </pic:spPr>
                </pic:pic>
              </a:graphicData>
            </a:graphic>
          </wp:inline>
        </w:drawing>
      </w:r>
      <w:r>
        <w:rPr>
          <w:rFonts w:ascii="Times New Roman" w:eastAsia="SimSun" w:hAnsi="Times New Roman" w:cs="Times New Roman"/>
          <w:sz w:val="24"/>
          <w:szCs w:val="24"/>
          <w:lang w:eastAsia="en-US" w:bidi="en-US"/>
        </w:rPr>
        <w:t xml:space="preserve"> </w:t>
      </w:r>
    </w:p>
    <w:p w14:paraId="1C54C2A1" w14:textId="6A34C376" w:rsidR="00EF5D5F" w:rsidRPr="00FD7A81" w:rsidRDefault="00EF5D5F" w:rsidP="00FD7A81">
      <w:pPr>
        <w:spacing w:after="0" w:line="360" w:lineRule="auto"/>
        <w:jc w:val="center"/>
        <w:rPr>
          <w:rFonts w:ascii="Times New Roman" w:eastAsia="SimSun" w:hAnsi="Times New Roman" w:cs="Times New Roman"/>
          <w:sz w:val="24"/>
          <w:szCs w:val="24"/>
          <w:lang w:eastAsia="en-US" w:bidi="en-US"/>
        </w:rPr>
      </w:pPr>
      <w:r>
        <w:rPr>
          <w:rFonts w:ascii="Times New Roman" w:eastAsia="SimSun" w:hAnsi="Times New Roman" w:cs="Times New Roman"/>
          <w:sz w:val="24"/>
          <w:szCs w:val="24"/>
          <w:lang w:eastAsia="en-US" w:bidi="en-US"/>
        </w:rPr>
        <w:t xml:space="preserve">Figure </w:t>
      </w:r>
      <w:r w:rsidR="00CB506A">
        <w:rPr>
          <w:rFonts w:ascii="Times New Roman" w:eastAsia="SimSun" w:hAnsi="Times New Roman" w:cs="Times New Roman"/>
          <w:sz w:val="24"/>
          <w:szCs w:val="24"/>
          <w:lang w:eastAsia="en-US" w:bidi="en-US"/>
        </w:rPr>
        <w:t>5.5</w:t>
      </w:r>
      <w:r w:rsidR="00751407">
        <w:rPr>
          <w:rFonts w:ascii="Times New Roman" w:eastAsia="SimSun" w:hAnsi="Times New Roman" w:cs="Times New Roman"/>
          <w:sz w:val="24"/>
          <w:szCs w:val="24"/>
          <w:lang w:eastAsia="en-US" w:bidi="en-US"/>
        </w:rPr>
        <w:t>.1</w:t>
      </w:r>
      <w:r>
        <w:rPr>
          <w:rFonts w:ascii="Times New Roman" w:eastAsia="SimSun" w:hAnsi="Times New Roman" w:cs="Times New Roman"/>
          <w:sz w:val="24"/>
          <w:szCs w:val="24"/>
          <w:lang w:eastAsia="en-US" w:bidi="en-US"/>
        </w:rPr>
        <w:t xml:space="preserve"> Train Class Count Distribution</w:t>
      </w:r>
    </w:p>
    <w:p w14:paraId="7ABB6E68" w14:textId="77777777" w:rsidR="00EF5D5F" w:rsidRDefault="00EF5D5F" w:rsidP="00FD7A81">
      <w:pPr>
        <w:pStyle w:val="Heading2"/>
      </w:pPr>
      <w:bookmarkStart w:id="79" w:name="_Toc177135340"/>
      <w:r w:rsidRPr="00F42DE1">
        <w:t>5.6    Concluding Remark</w:t>
      </w:r>
      <w:bookmarkEnd w:id="79"/>
    </w:p>
    <w:p w14:paraId="6AC0C3E7" w14:textId="6E17E82D" w:rsidR="00637ACB" w:rsidRDefault="00051794" w:rsidP="00637ACB">
      <w:pPr>
        <w:rPr>
          <w:lang w:val="en-US" w:eastAsia="en-US" w:bidi="en-US"/>
        </w:rPr>
      </w:pPr>
      <w:r>
        <w:rPr>
          <w:lang w:val="en-US" w:eastAsia="en-US" w:bidi="en-US"/>
        </w:rPr>
        <w:tab/>
      </w:r>
      <w:r w:rsidRPr="00051794">
        <w:rPr>
          <w:lang w:val="en-US" w:eastAsia="en-US" w:bidi="en-US"/>
        </w:rPr>
        <w:t>In conclusion, this project successfully implemented a traffic sign recognition model with an accuracy of 0.986. The challenges faced during data ingestion and class imbalance were addressed through careful preprocessing and hyperparameter tuning. The model demonstrates high accuracy and efficiency, making it a suitable candidate for real-world traffic sign recognition systems.</w:t>
      </w:r>
    </w:p>
    <w:p w14:paraId="44594E8D" w14:textId="77777777" w:rsidR="00637ACB" w:rsidRDefault="00637ACB" w:rsidP="00637ACB">
      <w:pPr>
        <w:rPr>
          <w:lang w:val="en-US" w:eastAsia="en-US" w:bidi="en-US"/>
        </w:rPr>
      </w:pPr>
    </w:p>
    <w:p w14:paraId="7C66BB30" w14:textId="77777777" w:rsidR="00051794" w:rsidRDefault="00051794" w:rsidP="00EF5D5F">
      <w:pPr>
        <w:spacing w:line="360" w:lineRule="auto"/>
        <w:jc w:val="both"/>
        <w:rPr>
          <w:rFonts w:ascii="Times New Roman" w:hAnsi="Times New Roman"/>
        </w:rPr>
        <w:sectPr w:rsidR="00051794" w:rsidSect="0077469B">
          <w:headerReference w:type="default" r:id="rId70"/>
          <w:pgSz w:w="11906" w:h="16838"/>
          <w:pgMar w:top="1440" w:right="1440" w:bottom="1440" w:left="2160" w:header="720" w:footer="578" w:gutter="0"/>
          <w:pgNumType w:chapStyle="1"/>
          <w:cols w:space="708"/>
          <w:docGrid w:linePitch="360"/>
        </w:sectPr>
      </w:pPr>
    </w:p>
    <w:p w14:paraId="03877669" w14:textId="77777777" w:rsidR="00EF5D5F" w:rsidRPr="00F42DE1" w:rsidRDefault="00EF5D5F" w:rsidP="00EF5D5F">
      <w:pPr>
        <w:spacing w:line="360" w:lineRule="auto"/>
        <w:jc w:val="both"/>
        <w:rPr>
          <w:rFonts w:ascii="Times New Roman" w:hAnsi="Times New Roman"/>
        </w:rPr>
      </w:pPr>
    </w:p>
    <w:p w14:paraId="7ED63989" w14:textId="77777777" w:rsidR="00EF5D5F" w:rsidRPr="00F42DE1" w:rsidRDefault="00EF5D5F" w:rsidP="00FD7A81">
      <w:pPr>
        <w:pStyle w:val="Heading1"/>
      </w:pPr>
      <w:bookmarkStart w:id="80" w:name="_Toc177135341"/>
      <w:r w:rsidRPr="00F42DE1">
        <w:t>CHAPTER 6</w:t>
      </w:r>
      <w:r w:rsidRPr="00F42DE1">
        <w:tab/>
        <w:t>SYSTEM EVALUATION AND DISCUSSION</w:t>
      </w:r>
      <w:bookmarkEnd w:id="80"/>
    </w:p>
    <w:p w14:paraId="7B6A4117" w14:textId="77777777" w:rsidR="00EF5D5F" w:rsidRPr="00F42DE1" w:rsidRDefault="00EF5D5F" w:rsidP="00EF5D5F">
      <w:pPr>
        <w:spacing w:line="360" w:lineRule="auto"/>
        <w:jc w:val="both"/>
        <w:rPr>
          <w:rFonts w:ascii="Times New Roman" w:hAnsi="Times New Roman"/>
        </w:rPr>
      </w:pPr>
      <w:r w:rsidRPr="00F42DE1">
        <w:rPr>
          <w:rFonts w:ascii="Times New Roman" w:hAnsi="Times New Roman"/>
        </w:rPr>
        <w:tab/>
      </w:r>
      <w:r w:rsidRPr="00F42DE1">
        <w:rPr>
          <w:rFonts w:ascii="Times New Roman" w:hAnsi="Times New Roman"/>
        </w:rPr>
        <w:tab/>
      </w:r>
      <w:r w:rsidRPr="00F42DE1">
        <w:rPr>
          <w:rFonts w:ascii="Times New Roman" w:hAnsi="Times New Roman"/>
        </w:rPr>
        <w:tab/>
      </w:r>
      <w:r w:rsidRPr="00F42DE1">
        <w:rPr>
          <w:rFonts w:ascii="Times New Roman" w:hAnsi="Times New Roman"/>
        </w:rPr>
        <w:tab/>
      </w:r>
    </w:p>
    <w:p w14:paraId="3650072B" w14:textId="77777777" w:rsidR="00EF5D5F" w:rsidRDefault="00EF5D5F" w:rsidP="00FD7A81">
      <w:pPr>
        <w:pStyle w:val="Heading2"/>
      </w:pPr>
      <w:bookmarkStart w:id="81" w:name="_Toc177135342"/>
      <w:r w:rsidRPr="00F42DE1">
        <w:t>6.1</w:t>
      </w:r>
      <w:r w:rsidRPr="00F42DE1">
        <w:tab/>
        <w:t>System Testing and Performance Metrics</w:t>
      </w:r>
      <w:bookmarkEnd w:id="81"/>
    </w:p>
    <w:p w14:paraId="3E12E345" w14:textId="56085AB2" w:rsidR="00EF5D5F" w:rsidRPr="00F42DE1" w:rsidRDefault="00EF5D5F" w:rsidP="00EF5D5F">
      <w:pPr>
        <w:spacing w:line="360" w:lineRule="auto"/>
        <w:jc w:val="both"/>
        <w:rPr>
          <w:rFonts w:ascii="Times New Roman" w:hAnsi="Times New Roman"/>
        </w:rPr>
      </w:pPr>
      <w:r>
        <w:rPr>
          <w:rFonts w:ascii="Times New Roman" w:hAnsi="Times New Roman"/>
        </w:rPr>
        <w:tab/>
      </w:r>
      <w:r w:rsidRPr="00434120">
        <w:rPr>
          <w:rFonts w:ascii="Times New Roman" w:hAnsi="Times New Roman"/>
        </w:rPr>
        <w:t xml:space="preserve">In this section, we evaluate the performance of the model using various metrics to understand its effectiveness and accuracy. We assess how well the model performs on the test set by </w:t>
      </w:r>
      <w:r w:rsidR="00051794" w:rsidRPr="00434120">
        <w:rPr>
          <w:rFonts w:ascii="Times New Roman" w:hAnsi="Times New Roman"/>
        </w:rPr>
        <w:t>analysing</w:t>
      </w:r>
      <w:r w:rsidRPr="00434120">
        <w:rPr>
          <w:rFonts w:ascii="Times New Roman" w:hAnsi="Times New Roman"/>
        </w:rPr>
        <w:t xml:space="preserve"> key performance indicators such as loss, accuracy, precision, recall, F1-score, and overall accuracy.</w:t>
      </w:r>
    </w:p>
    <w:p w14:paraId="75A59492" w14:textId="77777777" w:rsidR="00EF5D5F" w:rsidRDefault="00EF5D5F" w:rsidP="00FD7A81">
      <w:pPr>
        <w:pStyle w:val="Heading2"/>
      </w:pPr>
      <w:bookmarkStart w:id="82" w:name="_Toc177135343"/>
      <w:r w:rsidRPr="00F42DE1">
        <w:t>6.2    Testing Setup and Result</w:t>
      </w:r>
      <w:bookmarkEnd w:id="82"/>
    </w:p>
    <w:p w14:paraId="6C41A251" w14:textId="57F1853E" w:rsidR="00EF5D5F" w:rsidRPr="00434120" w:rsidRDefault="00EF5D5F" w:rsidP="00EF5D5F">
      <w:pPr>
        <w:spacing w:after="0" w:line="360" w:lineRule="auto"/>
        <w:jc w:val="both"/>
        <w:rPr>
          <w:rFonts w:ascii="Times New Roman" w:hAnsi="Times New Roman"/>
          <w:lang w:bidi="en-US"/>
        </w:rPr>
      </w:pPr>
      <w:r>
        <w:rPr>
          <w:rFonts w:ascii="Times New Roman" w:hAnsi="Times New Roman"/>
        </w:rPr>
        <w:tab/>
      </w:r>
      <w:r w:rsidRPr="00434120">
        <w:rPr>
          <w:rFonts w:ascii="Times New Roman" w:hAnsi="Times New Roman"/>
          <w:lang w:bidi="en-US"/>
        </w:rPr>
        <w:t>The model's performance is evaluated using a set of testing metrics. The test loss is 0.0718 and the test accuracy is approximately 98.6%, indicating that the model performs exceptionally well on the test data.</w:t>
      </w:r>
    </w:p>
    <w:p w14:paraId="2CFCF23E" w14:textId="5A387ABE" w:rsidR="00EF5D5F" w:rsidRPr="00434120" w:rsidRDefault="00EF5D5F" w:rsidP="00EF5D5F">
      <w:pPr>
        <w:spacing w:after="0" w:line="360" w:lineRule="auto"/>
        <w:jc w:val="both"/>
        <w:rPr>
          <w:rFonts w:ascii="Times New Roman" w:hAnsi="Times New Roman"/>
          <w:lang w:bidi="en-US"/>
        </w:rPr>
      </w:pPr>
      <w:r>
        <w:rPr>
          <w:rFonts w:ascii="Times New Roman" w:hAnsi="Times New Roman"/>
        </w:rPr>
        <w:tab/>
      </w:r>
      <w:r w:rsidRPr="00434120">
        <w:rPr>
          <w:rFonts w:ascii="Times New Roman" w:hAnsi="Times New Roman"/>
          <w:lang w:bidi="en-US"/>
        </w:rPr>
        <w:t>To further evaluate the model’s performance, a classification report is generated which includes precision, recall, and F1-score for each class. The report shows high precision and recall for most classes, although some classes (e.g., classes 9, 18, 19, and 33) have very low values. This indicates that the model struggles with certain classes, which is reflected in the confusion matrix. The confusion matrix is normalized to visualize the proportion of correct versus incorrect predictions across all classes, using a heatmap for better clarity.</w:t>
      </w:r>
    </w:p>
    <w:p w14:paraId="7EE5EEE4" w14:textId="77777777" w:rsidR="00EF5D5F" w:rsidRPr="00F42DE1" w:rsidRDefault="00EF5D5F" w:rsidP="00EF5D5F">
      <w:pPr>
        <w:spacing w:line="360" w:lineRule="auto"/>
        <w:jc w:val="both"/>
        <w:rPr>
          <w:rFonts w:ascii="Times New Roman" w:hAnsi="Times New Roman"/>
        </w:rPr>
      </w:pPr>
    </w:p>
    <w:p w14:paraId="560A8DC6" w14:textId="77777777" w:rsidR="00EF5D5F" w:rsidRDefault="00EF5D5F" w:rsidP="00FD7A81">
      <w:pPr>
        <w:pStyle w:val="Heading2"/>
      </w:pPr>
      <w:bookmarkStart w:id="83" w:name="_Toc177135344"/>
      <w:r w:rsidRPr="00F42DE1">
        <w:t>6.3    Project Challenges</w:t>
      </w:r>
      <w:bookmarkEnd w:id="83"/>
    </w:p>
    <w:p w14:paraId="6DEDC2F6" w14:textId="5C606B5F" w:rsidR="00EF5D5F" w:rsidRDefault="00EF5D5F" w:rsidP="00EF5D5F">
      <w:pPr>
        <w:spacing w:line="360" w:lineRule="auto"/>
        <w:jc w:val="both"/>
        <w:rPr>
          <w:rFonts w:ascii="Times New Roman" w:hAnsi="Times New Roman"/>
        </w:rPr>
      </w:pPr>
      <w:r>
        <w:rPr>
          <w:rFonts w:ascii="Times New Roman" w:hAnsi="Times New Roman"/>
        </w:rPr>
        <w:tab/>
      </w:r>
      <w:r w:rsidRPr="00E66038">
        <w:rPr>
          <w:rFonts w:ascii="Times New Roman" w:hAnsi="Times New Roman"/>
        </w:rPr>
        <w:t>One of the significant challenges encountered in this project is the imbalance in class distribution within the training set. With 58 classes, the dataset exhibits a significant imbalance, particularly with class 28 having a much higher count compared to others like classes 9, 25, and 53. This imbalance can skew the performance metrics and lead to lower accuracy for underrepresented classes. The evaluation phase may be impacted by this imbalance, leading to a model that performs well overall but poorly on specific, less-represented classes.</w:t>
      </w:r>
    </w:p>
    <w:p w14:paraId="555D55FF" w14:textId="77777777" w:rsidR="00EF5D5F" w:rsidRPr="00F42DE1" w:rsidRDefault="00EF5D5F" w:rsidP="00EF5D5F">
      <w:pPr>
        <w:spacing w:line="360" w:lineRule="auto"/>
        <w:jc w:val="both"/>
        <w:rPr>
          <w:rFonts w:ascii="Times New Roman" w:hAnsi="Times New Roman"/>
        </w:rPr>
      </w:pPr>
    </w:p>
    <w:p w14:paraId="78B8F093" w14:textId="77777777" w:rsidR="00EF5D5F" w:rsidRDefault="00EF5D5F" w:rsidP="00FD7A81">
      <w:pPr>
        <w:pStyle w:val="Heading2"/>
      </w:pPr>
      <w:bookmarkStart w:id="84" w:name="_Toc177135345"/>
      <w:r w:rsidRPr="00F42DE1">
        <w:t>6.4    Objectives Evaluation</w:t>
      </w:r>
      <w:bookmarkEnd w:id="84"/>
    </w:p>
    <w:p w14:paraId="69F2288B" w14:textId="71FE5BF5" w:rsidR="00EF5D5F" w:rsidRDefault="00EF5D5F" w:rsidP="00EF5D5F">
      <w:pPr>
        <w:spacing w:line="360" w:lineRule="auto"/>
        <w:jc w:val="both"/>
        <w:rPr>
          <w:rFonts w:ascii="Times New Roman" w:hAnsi="Times New Roman"/>
        </w:rPr>
      </w:pPr>
      <w:r>
        <w:rPr>
          <w:rFonts w:ascii="Times New Roman" w:hAnsi="Times New Roman"/>
        </w:rPr>
        <w:tab/>
      </w:r>
      <w:r w:rsidRPr="00E66038">
        <w:rPr>
          <w:rFonts w:ascii="Times New Roman" w:hAnsi="Times New Roman"/>
        </w:rPr>
        <w:t>The objectives of this project include evaluating the model's performance using various metrics, understanding the impact of class imbalance, and improving model performance through hyperparameter tuning. The model has shown high accuracy and good performance metrics in general, but there is room for improvement in handling less-represented classes.</w:t>
      </w:r>
    </w:p>
    <w:p w14:paraId="0A0A4121" w14:textId="77777777" w:rsidR="00EF5D5F" w:rsidRDefault="00EF5D5F" w:rsidP="00FD7A81">
      <w:pPr>
        <w:pStyle w:val="Heading2"/>
      </w:pPr>
      <w:bookmarkStart w:id="85" w:name="_Toc177135346"/>
      <w:r>
        <w:lastRenderedPageBreak/>
        <w:t>6.5 Comparison with Previous Work</w:t>
      </w:r>
      <w:bookmarkEnd w:id="85"/>
    </w:p>
    <w:p w14:paraId="3988AA2E" w14:textId="145099B2" w:rsidR="00534934" w:rsidRPr="00534934" w:rsidRDefault="00534934" w:rsidP="00534934">
      <w:pPr>
        <w:rPr>
          <w:lang w:val="en-US" w:eastAsia="en-US" w:bidi="en-US"/>
        </w:rPr>
      </w:pPr>
      <w:r>
        <w:rPr>
          <w:lang w:val="en-US" w:eastAsia="en-US" w:bidi="en-US"/>
        </w:rPr>
        <w:tab/>
      </w:r>
      <w:r w:rsidRPr="00534934">
        <w:rPr>
          <w:lang w:val="en-US" w:eastAsia="en-US" w:bidi="en-US"/>
        </w:rPr>
        <w:t xml:space="preserve">In the field of traffic sign recognition, the effectiveness of a model is assessed through various metrics such as accuracy, false alarm rates, computational efficiency, and the ability to handle specific challenges. This comparison evaluates the performance of our model against a K-D tree </w:t>
      </w:r>
      <w:proofErr w:type="gramStart"/>
      <w:r w:rsidRPr="00534934">
        <w:rPr>
          <w:lang w:val="en-US" w:eastAsia="en-US" w:bidi="en-US"/>
        </w:rPr>
        <w:t>classifier</w:t>
      </w:r>
      <w:r w:rsidR="00956625">
        <w:rPr>
          <w:lang w:val="en-US" w:eastAsia="en-US" w:bidi="en-US"/>
        </w:rPr>
        <w:t>[</w:t>
      </w:r>
      <w:proofErr w:type="gramEnd"/>
      <w:r w:rsidR="00956625">
        <w:rPr>
          <w:lang w:val="en-US" w:eastAsia="en-US" w:bidi="en-US"/>
        </w:rPr>
        <w:t xml:space="preserve">7] </w:t>
      </w:r>
      <w:r w:rsidRPr="00534934">
        <w:rPr>
          <w:lang w:val="en-US" w:eastAsia="en-US" w:bidi="en-US"/>
        </w:rPr>
        <w:t>, shedding light on their respective strengths and weaknesses.</w:t>
      </w:r>
    </w:p>
    <w:p w14:paraId="4AF58AE4" w14:textId="77777777" w:rsidR="00534934" w:rsidRPr="00534934" w:rsidRDefault="00534934" w:rsidP="00534934">
      <w:pPr>
        <w:rPr>
          <w:lang w:val="en-US" w:eastAsia="en-US" w:bidi="en-US"/>
        </w:rPr>
      </w:pPr>
    </w:p>
    <w:p w14:paraId="48DE210C" w14:textId="0DA3211D" w:rsidR="00534934" w:rsidRPr="00534934" w:rsidRDefault="00956625" w:rsidP="00534934">
      <w:pPr>
        <w:rPr>
          <w:lang w:val="en-US" w:eastAsia="en-US" w:bidi="en-US"/>
        </w:rPr>
      </w:pPr>
      <w:r>
        <w:rPr>
          <w:lang w:val="en-US" w:eastAsia="en-US" w:bidi="en-US"/>
        </w:rPr>
        <w:tab/>
      </w:r>
      <w:r w:rsidR="00534934" w:rsidRPr="00534934">
        <w:rPr>
          <w:lang w:val="en-US" w:eastAsia="en-US" w:bidi="en-US"/>
        </w:rPr>
        <w:t>Accuracy is a primary metric for evaluating model performance, and in this regard, our model demonstrates a significant advantage. Achieving an impressive accuracy of 98.6%, our model outperforms the K-D tree classifier, which recorded an accuracy of 92.7%. This superior accuracy suggests that our model has a more robust capability to generalize across various traffic sign categories. The K-D tree classifier, on the other hand, faced difficulties with certain classes, particularly dynamic signs, which were adversely affected by external factors such as illumination changes. This limitation highlights a critical area where the K-D tree classifier falls short compared to our model.</w:t>
      </w:r>
    </w:p>
    <w:p w14:paraId="0CA6A97F" w14:textId="77777777" w:rsidR="00534934" w:rsidRPr="00534934" w:rsidRDefault="00534934" w:rsidP="00534934">
      <w:pPr>
        <w:rPr>
          <w:lang w:val="en-US" w:eastAsia="en-US" w:bidi="en-US"/>
        </w:rPr>
      </w:pPr>
    </w:p>
    <w:p w14:paraId="70C12255" w14:textId="097C3360" w:rsidR="00534934" w:rsidRPr="00534934" w:rsidRDefault="00956625" w:rsidP="00534934">
      <w:pPr>
        <w:rPr>
          <w:lang w:val="en-US" w:eastAsia="en-US" w:bidi="en-US"/>
        </w:rPr>
      </w:pPr>
      <w:r>
        <w:rPr>
          <w:lang w:val="en-US" w:eastAsia="en-US" w:bidi="en-US"/>
        </w:rPr>
        <w:tab/>
      </w:r>
      <w:r w:rsidR="00534934" w:rsidRPr="00534934">
        <w:rPr>
          <w:lang w:val="en-US" w:eastAsia="en-US" w:bidi="en-US"/>
        </w:rPr>
        <w:t>When considering false alarms, the K-D tree classifier was explicitly engineered to minimize false positives. It succeeded in this aspect by achieving a reduction rate between 94-100%. This impressive figure underscores its effectiveness in reducing incorrect classifications, which is crucial for minimizing erroneous alerts in real-world applications. Our model, while not specifically optimized for false alarm reduction, also exhibits strong performance in terms of precision and recall metrics. This suggests that our model is adept at handling false positives, although a direct comparison of false alarm rates would require additional data to fully substantiate this.</w:t>
      </w:r>
    </w:p>
    <w:p w14:paraId="3C4F15BC" w14:textId="77777777" w:rsidR="00534934" w:rsidRPr="00534934" w:rsidRDefault="00534934" w:rsidP="00534934">
      <w:pPr>
        <w:rPr>
          <w:lang w:val="en-US" w:eastAsia="en-US" w:bidi="en-US"/>
        </w:rPr>
      </w:pPr>
    </w:p>
    <w:p w14:paraId="74B29B33" w14:textId="1C9FF3FB" w:rsidR="00534934" w:rsidRDefault="00956625" w:rsidP="00534934">
      <w:pPr>
        <w:rPr>
          <w:lang w:val="en-US" w:eastAsia="en-US" w:bidi="en-US"/>
        </w:rPr>
      </w:pPr>
      <w:r>
        <w:rPr>
          <w:lang w:val="en-US" w:eastAsia="en-US" w:bidi="en-US"/>
        </w:rPr>
        <w:tab/>
      </w:r>
      <w:r w:rsidR="00534934" w:rsidRPr="00534934">
        <w:rPr>
          <w:lang w:val="en-US" w:eastAsia="en-US" w:bidi="en-US"/>
        </w:rPr>
        <w:t>Computational efficiency is another important aspect of model evaluation. The K-D tree classifier processes each image in 17.9ms, while our model achieves a slightly faster prediction time of 17ms per image. This marginal difference indicates that both models operate with comparable efficiency, with our model showing a slight edge in terms of speed.</w:t>
      </w:r>
    </w:p>
    <w:p w14:paraId="06B84141" w14:textId="77777777" w:rsidR="00051794" w:rsidRPr="00534934" w:rsidRDefault="00051794" w:rsidP="00534934">
      <w:pPr>
        <w:rPr>
          <w:lang w:val="en-US" w:eastAsia="en-US" w:bidi="en-US"/>
        </w:rPr>
      </w:pPr>
    </w:p>
    <w:p w14:paraId="02F8DD41" w14:textId="38D5CDE3" w:rsidR="00534934" w:rsidRPr="00534934" w:rsidRDefault="00956625" w:rsidP="00534934">
      <w:pPr>
        <w:rPr>
          <w:lang w:val="en-US" w:eastAsia="en-US" w:bidi="en-US"/>
        </w:rPr>
      </w:pPr>
      <w:r>
        <w:rPr>
          <w:lang w:val="en-US" w:eastAsia="en-US" w:bidi="en-US"/>
        </w:rPr>
        <w:tab/>
      </w:r>
      <w:r w:rsidR="00534934" w:rsidRPr="00534934">
        <w:rPr>
          <w:lang w:val="en-US" w:eastAsia="en-US" w:bidi="en-US"/>
        </w:rPr>
        <w:t>Finally, both models faced unique challenges in their classification tasks. The K-D tree classifier struggled with dynamic signs due to illumination changes, an issue that impacts its performance in varying real-world conditions. Conversely, our model's primary challenge was dealing with imbalanced classes, a common problem in multi-class classification scenarios. While imbalanced classes can affect the model's ability to accurately classify underrepresented categories, this challenge is somewhat inherent to complex classification tasks and is an area where ongoing refinement could yield significant improvements.</w:t>
      </w:r>
    </w:p>
    <w:p w14:paraId="204CC57B" w14:textId="77777777" w:rsidR="00534934" w:rsidRPr="00534934" w:rsidRDefault="00534934" w:rsidP="00534934">
      <w:pPr>
        <w:rPr>
          <w:lang w:val="en-US" w:eastAsia="en-US" w:bidi="en-US"/>
        </w:rPr>
      </w:pPr>
    </w:p>
    <w:p w14:paraId="07873B19" w14:textId="0EAE5D6B" w:rsidR="00EF5D5F" w:rsidRDefault="00956625" w:rsidP="00051794">
      <w:pPr>
        <w:rPr>
          <w:lang w:val="en-US" w:eastAsia="en-US" w:bidi="en-US"/>
        </w:rPr>
      </w:pPr>
      <w:r>
        <w:rPr>
          <w:lang w:val="en-US" w:eastAsia="en-US" w:bidi="en-US"/>
        </w:rPr>
        <w:tab/>
      </w:r>
      <w:r w:rsidR="00534934" w:rsidRPr="00534934">
        <w:rPr>
          <w:lang w:val="en-US" w:eastAsia="en-US" w:bidi="en-US"/>
        </w:rPr>
        <w:t xml:space="preserve">In conclusion, our model exhibits superior accuracy and competitive computational efficiency compared to the K-D tree classifier. While both approaches have their strengths </w:t>
      </w:r>
      <w:r w:rsidR="00534934" w:rsidRPr="00534934">
        <w:rPr>
          <w:lang w:val="en-US" w:eastAsia="en-US" w:bidi="en-US"/>
        </w:rPr>
        <w:lastRenderedPageBreak/>
        <w:t>and face distinct challenges, our model’s overall performance suggests it is well-suited for traffic sign recognition tasks, particularly when considering accuracy and false alarm handling. However, addressing class imbalance remains a crucial area for future enhancement to further improve the model's effectiveness across all classes.</w:t>
      </w:r>
    </w:p>
    <w:p w14:paraId="5579B7D1" w14:textId="77777777" w:rsidR="00051794" w:rsidRPr="00051794" w:rsidRDefault="00051794" w:rsidP="00051794">
      <w:pPr>
        <w:rPr>
          <w:lang w:val="en-US" w:eastAsia="en-US" w:bidi="en-US"/>
        </w:rPr>
      </w:pPr>
    </w:p>
    <w:p w14:paraId="69F2D604" w14:textId="77777777" w:rsidR="00EF5D5F" w:rsidRDefault="00EF5D5F" w:rsidP="00FD7A81">
      <w:pPr>
        <w:pStyle w:val="Heading2"/>
      </w:pPr>
      <w:bookmarkStart w:id="86" w:name="_Toc177135347"/>
      <w:r w:rsidRPr="00F42DE1">
        <w:t>6.</w:t>
      </w:r>
      <w:r>
        <w:t>6</w:t>
      </w:r>
      <w:r w:rsidRPr="00F42DE1">
        <w:t xml:space="preserve">    Concluding Remark</w:t>
      </w:r>
      <w:bookmarkEnd w:id="86"/>
    </w:p>
    <w:p w14:paraId="2409508A" w14:textId="06A993CB" w:rsidR="00EF5D5F" w:rsidRPr="00F42DE1" w:rsidRDefault="00EF5D5F" w:rsidP="00EF5D5F">
      <w:pPr>
        <w:spacing w:line="360" w:lineRule="auto"/>
        <w:jc w:val="both"/>
        <w:rPr>
          <w:rFonts w:ascii="Times New Roman" w:hAnsi="Times New Roman"/>
        </w:rPr>
      </w:pPr>
      <w:r>
        <w:rPr>
          <w:rFonts w:ascii="Times New Roman" w:hAnsi="Times New Roman"/>
        </w:rPr>
        <w:tab/>
      </w:r>
      <w:r w:rsidRPr="00E66038">
        <w:rPr>
          <w:rFonts w:ascii="Times New Roman" w:hAnsi="Times New Roman"/>
        </w:rPr>
        <w:t>In conclusion, while the model demonstrates strong overall performance with high accuracy and good precision and recall for most classes, the challenge of class imbalance remains. Addressing this imbalance through techniques like data augmentation or resampling could improve the performance for underrepresented classes and lead to a more robust model.</w:t>
      </w:r>
    </w:p>
    <w:p w14:paraId="146385FE" w14:textId="77777777" w:rsidR="00EF5D5F" w:rsidRPr="00F42DE1" w:rsidRDefault="00EF5D5F" w:rsidP="00EF5D5F">
      <w:pPr>
        <w:spacing w:line="360" w:lineRule="auto"/>
        <w:jc w:val="both"/>
        <w:rPr>
          <w:rFonts w:ascii="Times New Roman" w:hAnsi="Times New Roman"/>
        </w:rPr>
      </w:pPr>
    </w:p>
    <w:p w14:paraId="49181C2B" w14:textId="77777777" w:rsidR="00EF5D5F" w:rsidRPr="00F42DE1" w:rsidRDefault="00EF5D5F" w:rsidP="00FD7A81">
      <w:pPr>
        <w:pStyle w:val="Heading1"/>
      </w:pPr>
      <w:bookmarkStart w:id="87" w:name="_Toc177135348"/>
      <w:r w:rsidRPr="00F42DE1">
        <w:t>CHAPTER 7</w:t>
      </w:r>
      <w:r w:rsidRPr="00F42DE1">
        <w:tab/>
        <w:t>CONCLUSION AND RECOMMENDATION</w:t>
      </w:r>
      <w:bookmarkEnd w:id="87"/>
    </w:p>
    <w:p w14:paraId="3CFD6E9E" w14:textId="77777777" w:rsidR="00EF5D5F" w:rsidRDefault="00EF5D5F" w:rsidP="00FD7A81">
      <w:pPr>
        <w:pStyle w:val="Heading2"/>
      </w:pPr>
      <w:bookmarkStart w:id="88" w:name="_Toc177135349"/>
      <w:r w:rsidRPr="00F42DE1">
        <w:t>7.1</w:t>
      </w:r>
      <w:r w:rsidRPr="00F42DE1">
        <w:tab/>
        <w:t>Conclusion</w:t>
      </w:r>
      <w:bookmarkEnd w:id="88"/>
    </w:p>
    <w:p w14:paraId="61898ACC" w14:textId="58F6EE1E" w:rsidR="00EF5D5F" w:rsidRPr="00E66038" w:rsidRDefault="00EF5D5F" w:rsidP="00EF5D5F">
      <w:pPr>
        <w:spacing w:line="360" w:lineRule="auto"/>
        <w:jc w:val="both"/>
        <w:rPr>
          <w:rFonts w:ascii="Times New Roman" w:hAnsi="Times New Roman"/>
        </w:rPr>
      </w:pPr>
      <w:r>
        <w:rPr>
          <w:rFonts w:ascii="Times New Roman" w:hAnsi="Times New Roman"/>
        </w:rPr>
        <w:tab/>
      </w:r>
      <w:r w:rsidRPr="00E66038">
        <w:rPr>
          <w:rFonts w:ascii="Times New Roman" w:hAnsi="Times New Roman"/>
        </w:rPr>
        <w:t>In this chapter, we summarize the findings from the previous analyses and testing phases of the project. The system's performance metrics, including accuracy, loss, and classification report, indicate that the model performs well overall, with a high accuracy rate and robust predictions across various classes. However, challenges such as imbalanced class distribution were identified, which have impacted the accuracy of predictions for certain classes.</w:t>
      </w:r>
    </w:p>
    <w:p w14:paraId="749EA76C" w14:textId="77777777" w:rsidR="00EF5D5F" w:rsidRPr="00E66038" w:rsidRDefault="00EF5D5F" w:rsidP="00EF5D5F">
      <w:pPr>
        <w:spacing w:line="360" w:lineRule="auto"/>
        <w:jc w:val="both"/>
        <w:rPr>
          <w:rFonts w:ascii="Times New Roman" w:hAnsi="Times New Roman"/>
        </w:rPr>
      </w:pPr>
    </w:p>
    <w:p w14:paraId="0589C8FB" w14:textId="40A5EA3F" w:rsidR="00EF5D5F" w:rsidRPr="00F42DE1" w:rsidRDefault="00EF5D5F" w:rsidP="00EF5D5F">
      <w:pPr>
        <w:spacing w:line="360" w:lineRule="auto"/>
        <w:jc w:val="both"/>
        <w:rPr>
          <w:rFonts w:ascii="Times New Roman" w:hAnsi="Times New Roman"/>
        </w:rPr>
      </w:pPr>
      <w:r>
        <w:rPr>
          <w:rFonts w:ascii="Times New Roman" w:hAnsi="Times New Roman"/>
        </w:rPr>
        <w:tab/>
      </w:r>
      <w:r w:rsidRPr="00E66038">
        <w:rPr>
          <w:rFonts w:ascii="Times New Roman" w:hAnsi="Times New Roman"/>
        </w:rPr>
        <w:t>The performance evaluation revealed that while most classes were well-recognized, some classes, particularly those with fewer samples, exhibited lower precision and recall. This is a common issue in machine learning, particularly when dealing with datasets where class distribution is skewed. The confusion matrix and classification report highlighted specific areas where the model struggled, providing valuable insights into its weaknesses and areas for improvement.</w:t>
      </w:r>
    </w:p>
    <w:p w14:paraId="11F00AA5" w14:textId="77777777" w:rsidR="00EF5D5F" w:rsidRDefault="00EF5D5F" w:rsidP="00FD7A81">
      <w:pPr>
        <w:pStyle w:val="Heading2"/>
      </w:pPr>
      <w:bookmarkStart w:id="89" w:name="_Toc177135350"/>
      <w:r w:rsidRPr="00F42DE1">
        <w:t>7.2</w:t>
      </w:r>
      <w:r w:rsidRPr="00F42DE1">
        <w:tab/>
        <w:t>Recommendation</w:t>
      </w:r>
      <w:bookmarkEnd w:id="89"/>
    </w:p>
    <w:p w14:paraId="40D51E07" w14:textId="613D6AB6" w:rsidR="00EF5D5F" w:rsidRPr="00E66038" w:rsidRDefault="00EF5D5F" w:rsidP="00EF5D5F">
      <w:pPr>
        <w:spacing w:after="0" w:line="360" w:lineRule="auto"/>
        <w:jc w:val="both"/>
        <w:rPr>
          <w:rFonts w:ascii="Times New Roman" w:hAnsi="Times New Roman"/>
          <w:lang w:bidi="en-US"/>
        </w:rPr>
      </w:pPr>
      <w:r>
        <w:rPr>
          <w:rFonts w:ascii="Times New Roman" w:hAnsi="Times New Roman"/>
        </w:rPr>
        <w:tab/>
      </w:r>
      <w:r w:rsidRPr="00E66038">
        <w:rPr>
          <w:rFonts w:ascii="Times New Roman" w:hAnsi="Times New Roman"/>
          <w:lang w:bidi="en-US"/>
        </w:rPr>
        <w:t>To address the identified challenges and improve the model's performance, several recommendations are proposed to enhance the robustness and accuracy of the model. These recommendations focus primarily on dataset enhancement and handling class imbalance, which are critical factors influencing model performance.</w:t>
      </w:r>
    </w:p>
    <w:p w14:paraId="4AEDD453" w14:textId="0B70CD56" w:rsidR="00EF5D5F" w:rsidRPr="00E66038" w:rsidRDefault="00EF5D5F" w:rsidP="00EF5D5F">
      <w:pPr>
        <w:spacing w:after="0" w:line="360" w:lineRule="auto"/>
        <w:jc w:val="both"/>
        <w:rPr>
          <w:rFonts w:ascii="Times New Roman" w:hAnsi="Times New Roman"/>
          <w:lang w:bidi="en-US"/>
        </w:rPr>
      </w:pPr>
      <w:r>
        <w:rPr>
          <w:rFonts w:ascii="Times New Roman" w:hAnsi="Times New Roman"/>
        </w:rPr>
        <w:tab/>
      </w:r>
      <w:r w:rsidRPr="00E66038">
        <w:rPr>
          <w:rFonts w:ascii="Times New Roman" w:hAnsi="Times New Roman"/>
          <w:lang w:bidi="en-US"/>
        </w:rPr>
        <w:t xml:space="preserve">Firstly, acquiring a better dataset is essential. A well-balanced dataset is crucial for training models that perform consistently across all classes. By seeking additional data sources or exploring alternative datasets that offer a more balanced distribution of classes, we can </w:t>
      </w:r>
      <w:r w:rsidRPr="00E66038">
        <w:rPr>
          <w:rFonts w:ascii="Times New Roman" w:hAnsi="Times New Roman"/>
          <w:lang w:bidi="en-US"/>
        </w:rPr>
        <w:lastRenderedPageBreak/>
        <w:t>ensure that the model is exposed to a representative sample of each class. This not only helps in achieving better generalization but also reduces the likelihood of the model developing biases towards more frequently represented classes. A more balanced dataset enhances the model's ability to learn from all classes equally, leading to improved overall performance.</w:t>
      </w:r>
    </w:p>
    <w:p w14:paraId="20F74F91" w14:textId="344E10D0" w:rsidR="00EF5D5F" w:rsidRPr="00E66038" w:rsidRDefault="00EF5D5F" w:rsidP="00EF5D5F">
      <w:pPr>
        <w:spacing w:after="0" w:line="360" w:lineRule="auto"/>
        <w:jc w:val="both"/>
        <w:rPr>
          <w:rFonts w:ascii="Times New Roman" w:hAnsi="Times New Roman"/>
          <w:lang w:bidi="en-US"/>
        </w:rPr>
      </w:pPr>
      <w:r>
        <w:rPr>
          <w:rFonts w:ascii="Times New Roman" w:hAnsi="Times New Roman"/>
        </w:rPr>
        <w:tab/>
      </w:r>
      <w:r w:rsidRPr="00E66038">
        <w:rPr>
          <w:rFonts w:ascii="Times New Roman" w:hAnsi="Times New Roman"/>
          <w:lang w:bidi="en-US"/>
        </w:rPr>
        <w:t xml:space="preserve">In addition to acquiring a better dataset, augmenting the existing dataset is a valuable approach. Data augmentation involves applying various transformations to the training data, such as rotation, scaling, cropping, and flipping. These techniques artificially increase the diversity of the training set, which can be particularly beneficial for underrepresented classes. Augmentation helps the model to become more robust and better equipped to handle variations in the data that it may encounter in real-world scenarios. By artificially expanding the dataset, we can improve the model's ability to generalize and enhance its performance on classes with fewer </w:t>
      </w:r>
      <w:r w:rsidR="00FD7A81" w:rsidRPr="00E66038">
        <w:rPr>
          <w:rFonts w:ascii="Times New Roman" w:hAnsi="Times New Roman"/>
          <w:lang w:bidi="en-US"/>
        </w:rPr>
        <w:t>samples</w:t>
      </w:r>
      <w:r w:rsidR="00FD7A81">
        <w:rPr>
          <w:rFonts w:ascii="Times New Roman" w:hAnsi="Times New Roman"/>
        </w:rPr>
        <w:t>.</w:t>
      </w:r>
      <w:r>
        <w:rPr>
          <w:rFonts w:ascii="Times New Roman" w:hAnsi="Times New Roman"/>
        </w:rPr>
        <w:t xml:space="preserve"> </w:t>
      </w:r>
    </w:p>
    <w:p w14:paraId="4AB4383B" w14:textId="77777777" w:rsidR="00EF5D5F" w:rsidRDefault="00EF5D5F" w:rsidP="00EF5D5F">
      <w:pPr>
        <w:spacing w:line="360" w:lineRule="auto"/>
        <w:jc w:val="both"/>
        <w:rPr>
          <w:rFonts w:ascii="Times New Roman" w:hAnsi="Times New Roman"/>
        </w:rPr>
      </w:pPr>
    </w:p>
    <w:p w14:paraId="36E0B494" w14:textId="1D76B6FA" w:rsidR="00BA2709" w:rsidRPr="001B72DF" w:rsidRDefault="00BA2709" w:rsidP="004F53E4">
      <w:pPr>
        <w:spacing w:after="0" w:line="360" w:lineRule="auto"/>
        <w:jc w:val="both"/>
        <w:rPr>
          <w:rFonts w:ascii="Times New Roman" w:eastAsia="SimSun" w:hAnsi="Times New Roman" w:cs="Times New Roman"/>
          <w:sz w:val="24"/>
          <w:szCs w:val="24"/>
          <w:lang w:val="en-US" w:eastAsia="en-US" w:bidi="en-US"/>
        </w:rPr>
        <w:sectPr w:rsidR="00BA2709" w:rsidRPr="001B72DF" w:rsidSect="0077469B">
          <w:headerReference w:type="default" r:id="rId71"/>
          <w:pgSz w:w="11906" w:h="16838"/>
          <w:pgMar w:top="1440" w:right="1440" w:bottom="1440" w:left="2160" w:header="720" w:footer="578" w:gutter="0"/>
          <w:pgNumType w:chapStyle="1"/>
          <w:cols w:space="708"/>
          <w:docGrid w:linePitch="360"/>
        </w:sectPr>
      </w:pPr>
      <w:bookmarkStart w:id="90" w:name="_Hlk173302575"/>
      <w:bookmarkEnd w:id="90"/>
    </w:p>
    <w:p w14:paraId="0A51D344" w14:textId="12700B5B" w:rsidR="001904CC" w:rsidRPr="009F4A35" w:rsidRDefault="4D1CD524" w:rsidP="00C47491">
      <w:pPr>
        <w:pStyle w:val="Heading1"/>
      </w:pPr>
      <w:bookmarkStart w:id="91" w:name="_Toc177135351"/>
      <w:r>
        <w:lastRenderedPageBreak/>
        <w:t>REFERENCES</w:t>
      </w:r>
      <w:bookmarkEnd w:id="91"/>
    </w:p>
    <w:p w14:paraId="538FB5D4" w14:textId="77777777" w:rsidR="00552C42" w:rsidRPr="009167E6" w:rsidRDefault="66A66A5E" w:rsidP="2E4280F7">
      <w:pPr>
        <w:spacing w:after="0" w:line="360" w:lineRule="auto"/>
        <w:ind w:left="720" w:hanging="720"/>
        <w:rPr>
          <w:rFonts w:ascii="Times New Roman" w:eastAsia="Times New Roman" w:hAnsi="Times New Roman" w:cs="Times New Roman"/>
          <w:color w:val="000000" w:themeColor="text1"/>
          <w:sz w:val="24"/>
          <w:szCs w:val="24"/>
        </w:rPr>
      </w:pPr>
      <w:r w:rsidRPr="2E4280F7">
        <w:rPr>
          <w:rFonts w:ascii="Times New Roman" w:eastAsia="Times New Roman" w:hAnsi="Times New Roman" w:cs="Times New Roman"/>
          <w:color w:val="000000" w:themeColor="text1"/>
          <w:sz w:val="24"/>
          <w:szCs w:val="24"/>
        </w:rPr>
        <w:t xml:space="preserve">[1] Y. Yang, H. Luo, H. Xu, and F. Wu, “Towards Real-Time Traffic Sign Detection and Classification,” </w:t>
      </w:r>
      <w:r w:rsidRPr="2E4280F7">
        <w:rPr>
          <w:rFonts w:ascii="Times New Roman" w:eastAsia="Times New Roman" w:hAnsi="Times New Roman" w:cs="Times New Roman"/>
          <w:i/>
          <w:iCs/>
          <w:color w:val="000000" w:themeColor="text1"/>
          <w:sz w:val="24"/>
          <w:szCs w:val="24"/>
        </w:rPr>
        <w:t>IEEE Transactions on Intelligent Transportation Systems</w:t>
      </w:r>
      <w:r w:rsidRPr="2E4280F7">
        <w:rPr>
          <w:rFonts w:ascii="Times New Roman" w:eastAsia="Times New Roman" w:hAnsi="Times New Roman" w:cs="Times New Roman"/>
          <w:color w:val="000000" w:themeColor="text1"/>
          <w:sz w:val="24"/>
          <w:szCs w:val="24"/>
        </w:rPr>
        <w:t xml:space="preserve">, vol. 17, no. 7, pp. 2022–2031, Jul. 2016, </w:t>
      </w:r>
      <w:proofErr w:type="spellStart"/>
      <w:r w:rsidRPr="2E4280F7">
        <w:rPr>
          <w:rFonts w:ascii="Times New Roman" w:eastAsia="Times New Roman" w:hAnsi="Times New Roman" w:cs="Times New Roman"/>
          <w:color w:val="000000" w:themeColor="text1"/>
          <w:sz w:val="24"/>
          <w:szCs w:val="24"/>
        </w:rPr>
        <w:t>doi</w:t>
      </w:r>
      <w:proofErr w:type="spellEnd"/>
      <w:r w:rsidRPr="2E4280F7">
        <w:rPr>
          <w:rFonts w:ascii="Times New Roman" w:eastAsia="Times New Roman" w:hAnsi="Times New Roman" w:cs="Times New Roman"/>
          <w:color w:val="000000" w:themeColor="text1"/>
          <w:sz w:val="24"/>
          <w:szCs w:val="24"/>
        </w:rPr>
        <w:t xml:space="preserve">: </w:t>
      </w:r>
      <w:hyperlink r:id="rId72">
        <w:r w:rsidRPr="2E4280F7">
          <w:rPr>
            <w:rStyle w:val="Hyperlink"/>
            <w:rFonts w:ascii="Times New Roman" w:eastAsia="Times New Roman" w:hAnsi="Times New Roman" w:cs="Times New Roman"/>
            <w:sz w:val="24"/>
            <w:szCs w:val="24"/>
          </w:rPr>
          <w:t>https://doi.org/10.1109/tits.2015.2482461</w:t>
        </w:r>
      </w:hyperlink>
      <w:r w:rsidRPr="2E4280F7">
        <w:rPr>
          <w:rFonts w:ascii="Times New Roman" w:eastAsia="Times New Roman" w:hAnsi="Times New Roman" w:cs="Times New Roman"/>
          <w:color w:val="000000" w:themeColor="text1"/>
          <w:sz w:val="24"/>
          <w:szCs w:val="24"/>
        </w:rPr>
        <w:t>.</w:t>
      </w:r>
    </w:p>
    <w:p w14:paraId="4B3F6E3E" w14:textId="77777777" w:rsidR="00552C42" w:rsidRPr="009167E6" w:rsidRDefault="00552C42" w:rsidP="2E4280F7">
      <w:pPr>
        <w:spacing w:after="0" w:line="360" w:lineRule="auto"/>
        <w:ind w:left="720" w:hanging="720"/>
        <w:rPr>
          <w:rFonts w:ascii="Times New Roman" w:eastAsia="Times New Roman" w:hAnsi="Times New Roman" w:cs="Times New Roman"/>
          <w:sz w:val="24"/>
          <w:szCs w:val="24"/>
        </w:rPr>
      </w:pPr>
    </w:p>
    <w:p w14:paraId="5B750D66" w14:textId="77777777" w:rsidR="00552C42" w:rsidRPr="009167E6" w:rsidRDefault="66A66A5E" w:rsidP="2E4280F7">
      <w:pPr>
        <w:spacing w:line="360" w:lineRule="auto"/>
        <w:ind w:left="720" w:hanging="720"/>
        <w:jc w:val="both"/>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 xml:space="preserve">[2] H. K. P. P., S. Ravindran, and V. </w:t>
      </w:r>
      <w:proofErr w:type="spellStart"/>
      <w:r w:rsidRPr="2E4280F7">
        <w:rPr>
          <w:rFonts w:ascii="Times New Roman" w:eastAsia="Times New Roman" w:hAnsi="Times New Roman" w:cs="Times New Roman"/>
          <w:sz w:val="24"/>
          <w:szCs w:val="24"/>
        </w:rPr>
        <w:t>Vijean</w:t>
      </w:r>
      <w:proofErr w:type="spellEnd"/>
      <w:r w:rsidRPr="2E4280F7">
        <w:rPr>
          <w:rFonts w:ascii="Times New Roman" w:eastAsia="Times New Roman" w:hAnsi="Times New Roman" w:cs="Times New Roman"/>
          <w:sz w:val="24"/>
          <w:szCs w:val="24"/>
        </w:rPr>
        <w:t xml:space="preserve">, "Traffic Sign Classification for Road Safety using CNN," 2024 International Conference on Emerging Systems and Intelligent Computing (ESIC), 2024, pp. 462-465. </w:t>
      </w:r>
      <w:proofErr w:type="spellStart"/>
      <w:r w:rsidRPr="2E4280F7">
        <w:rPr>
          <w:rFonts w:ascii="Times New Roman" w:eastAsia="Times New Roman" w:hAnsi="Times New Roman" w:cs="Times New Roman"/>
          <w:sz w:val="24"/>
          <w:szCs w:val="24"/>
        </w:rPr>
        <w:t>doi</w:t>
      </w:r>
      <w:proofErr w:type="spellEnd"/>
      <w:r w:rsidRPr="2E4280F7">
        <w:rPr>
          <w:rFonts w:ascii="Times New Roman" w:eastAsia="Times New Roman" w:hAnsi="Times New Roman" w:cs="Times New Roman"/>
          <w:sz w:val="24"/>
          <w:szCs w:val="24"/>
        </w:rPr>
        <w:t>: 10.1109/ESIC60604.2024.10481587.</w:t>
      </w:r>
    </w:p>
    <w:p w14:paraId="348FE9D5" w14:textId="77777777" w:rsidR="00552C42" w:rsidRDefault="66A66A5E" w:rsidP="2E4280F7">
      <w:pPr>
        <w:spacing w:line="360" w:lineRule="auto"/>
        <w:ind w:left="720" w:hanging="720"/>
        <w:jc w:val="both"/>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 xml:space="preserve">[3] A. de la Escalera, L. E. Moreno, M. A. Salichs, and J. M. </w:t>
      </w:r>
      <w:proofErr w:type="spellStart"/>
      <w:r w:rsidRPr="2E4280F7">
        <w:rPr>
          <w:rFonts w:ascii="Times New Roman" w:eastAsia="Times New Roman" w:hAnsi="Times New Roman" w:cs="Times New Roman"/>
          <w:sz w:val="24"/>
          <w:szCs w:val="24"/>
        </w:rPr>
        <w:t>Armingol</w:t>
      </w:r>
      <w:proofErr w:type="spellEnd"/>
      <w:r w:rsidRPr="2E4280F7">
        <w:rPr>
          <w:rFonts w:ascii="Times New Roman" w:eastAsia="Times New Roman" w:hAnsi="Times New Roman" w:cs="Times New Roman"/>
          <w:sz w:val="24"/>
          <w:szCs w:val="24"/>
        </w:rPr>
        <w:t xml:space="preserve">, “Road traffic sign detection and classification,” IEEE Transactions on Industrial Electronics, vol. 44, no. 6, pp. 848–859, Dec. 1997, </w:t>
      </w:r>
      <w:proofErr w:type="spellStart"/>
      <w:r w:rsidRPr="2E4280F7">
        <w:rPr>
          <w:rFonts w:ascii="Times New Roman" w:eastAsia="Times New Roman" w:hAnsi="Times New Roman" w:cs="Times New Roman"/>
          <w:sz w:val="24"/>
          <w:szCs w:val="24"/>
        </w:rPr>
        <w:t>doi</w:t>
      </w:r>
      <w:proofErr w:type="spellEnd"/>
      <w:r w:rsidRPr="2E4280F7">
        <w:rPr>
          <w:rFonts w:ascii="Times New Roman" w:eastAsia="Times New Roman" w:hAnsi="Times New Roman" w:cs="Times New Roman"/>
          <w:sz w:val="24"/>
          <w:szCs w:val="24"/>
        </w:rPr>
        <w:t xml:space="preserve">: </w:t>
      </w:r>
      <w:hyperlink r:id="rId73">
        <w:r w:rsidRPr="2E4280F7">
          <w:rPr>
            <w:rStyle w:val="Hyperlink"/>
            <w:rFonts w:ascii="Times New Roman" w:eastAsia="Times New Roman" w:hAnsi="Times New Roman" w:cs="Times New Roman"/>
            <w:sz w:val="24"/>
            <w:szCs w:val="24"/>
          </w:rPr>
          <w:t>https://doi.org/10.1109/41.649946</w:t>
        </w:r>
      </w:hyperlink>
      <w:r w:rsidRPr="2E4280F7">
        <w:rPr>
          <w:rFonts w:ascii="Times New Roman" w:eastAsia="Times New Roman" w:hAnsi="Times New Roman" w:cs="Times New Roman"/>
          <w:sz w:val="24"/>
          <w:szCs w:val="24"/>
        </w:rPr>
        <w:t>.</w:t>
      </w:r>
    </w:p>
    <w:p w14:paraId="100A59D0" w14:textId="77777777" w:rsidR="00552C42" w:rsidRDefault="66A66A5E" w:rsidP="2E4280F7">
      <w:pPr>
        <w:spacing w:before="240" w:after="240" w:line="360" w:lineRule="auto"/>
        <w:ind w:left="720" w:hanging="720"/>
        <w:jc w:val="both"/>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 xml:space="preserve">[4] Hamza, A., &amp; Nawal, S. (2024). Traffic Sign Classification using Deep Learning Comparative Study. </w:t>
      </w:r>
      <w:r w:rsidRPr="2E4280F7">
        <w:rPr>
          <w:rFonts w:ascii="Times New Roman" w:eastAsia="Times New Roman" w:hAnsi="Times New Roman" w:cs="Times New Roman"/>
          <w:i/>
          <w:iCs/>
          <w:sz w:val="24"/>
          <w:szCs w:val="24"/>
        </w:rPr>
        <w:t>Procedia Computer Science</w:t>
      </w:r>
      <w:r w:rsidRPr="2E4280F7">
        <w:rPr>
          <w:rFonts w:ascii="Times New Roman" w:eastAsia="Times New Roman" w:hAnsi="Times New Roman" w:cs="Times New Roman"/>
          <w:sz w:val="24"/>
          <w:szCs w:val="24"/>
        </w:rPr>
        <w:t xml:space="preserve">, </w:t>
      </w:r>
      <w:r w:rsidRPr="2E4280F7">
        <w:rPr>
          <w:rFonts w:ascii="Times New Roman" w:eastAsia="Times New Roman" w:hAnsi="Times New Roman" w:cs="Times New Roman"/>
          <w:i/>
          <w:iCs/>
          <w:sz w:val="24"/>
          <w:szCs w:val="24"/>
        </w:rPr>
        <w:t>233</w:t>
      </w:r>
      <w:r w:rsidRPr="2E4280F7">
        <w:rPr>
          <w:rFonts w:ascii="Times New Roman" w:eastAsia="Times New Roman" w:hAnsi="Times New Roman" w:cs="Times New Roman"/>
          <w:sz w:val="24"/>
          <w:szCs w:val="24"/>
        </w:rPr>
        <w:t xml:space="preserve">, 939–949. </w:t>
      </w:r>
      <w:hyperlink r:id="rId74">
        <w:r w:rsidRPr="2E4280F7">
          <w:rPr>
            <w:rStyle w:val="Hyperlink"/>
            <w:rFonts w:ascii="Times New Roman" w:eastAsia="Times New Roman" w:hAnsi="Times New Roman" w:cs="Times New Roman"/>
            <w:sz w:val="24"/>
            <w:szCs w:val="24"/>
          </w:rPr>
          <w:t>https://doi.org/https://doi.org/10.1016/j.procs.2024.03.283</w:t>
        </w:r>
      </w:hyperlink>
    </w:p>
    <w:p w14:paraId="78243456" w14:textId="7DDBB47A" w:rsidR="00552C42" w:rsidRDefault="66A66A5E" w:rsidP="2E4280F7">
      <w:pPr>
        <w:spacing w:line="360" w:lineRule="auto"/>
        <w:ind w:left="720" w:hanging="720"/>
        <w:rPr>
          <w:rFonts w:ascii="Times New Roman" w:eastAsia="Times New Roman" w:hAnsi="Times New Roman" w:cs="Times New Roman"/>
          <w:sz w:val="24"/>
          <w:szCs w:val="24"/>
          <w:lang w:val="en-US"/>
        </w:rPr>
      </w:pPr>
      <w:r w:rsidRPr="2E4280F7">
        <w:rPr>
          <w:rFonts w:ascii="Times New Roman" w:eastAsia="Times New Roman" w:hAnsi="Times New Roman" w:cs="Times New Roman"/>
          <w:sz w:val="24"/>
          <w:szCs w:val="24"/>
          <w:lang w:val="en-US"/>
        </w:rPr>
        <w:t>[</w:t>
      </w:r>
      <w:r w:rsidR="265024A7" w:rsidRPr="2E4280F7">
        <w:rPr>
          <w:rFonts w:ascii="Times New Roman" w:eastAsia="Times New Roman" w:hAnsi="Times New Roman" w:cs="Times New Roman"/>
          <w:sz w:val="24"/>
          <w:szCs w:val="24"/>
          <w:lang w:val="en-US"/>
        </w:rPr>
        <w:t>5</w:t>
      </w:r>
      <w:r w:rsidRPr="2E4280F7">
        <w:rPr>
          <w:rFonts w:ascii="Times New Roman" w:eastAsia="Times New Roman" w:hAnsi="Times New Roman" w:cs="Times New Roman"/>
          <w:sz w:val="24"/>
          <w:szCs w:val="24"/>
          <w:lang w:val="en-US"/>
        </w:rPr>
        <w:t xml:space="preserve">] Hannan, M. A. &amp; Wali, Safat &amp; Pin, Tan &amp; Hussain, Aini &amp; Samad, Salina. (2014). Traffic Sign Classification Based </w:t>
      </w:r>
      <w:proofErr w:type="gramStart"/>
      <w:r w:rsidRPr="2E4280F7">
        <w:rPr>
          <w:rFonts w:ascii="Times New Roman" w:eastAsia="Times New Roman" w:hAnsi="Times New Roman" w:cs="Times New Roman"/>
          <w:sz w:val="24"/>
          <w:szCs w:val="24"/>
          <w:lang w:val="en-US"/>
        </w:rPr>
        <w:t>On</w:t>
      </w:r>
      <w:proofErr w:type="gramEnd"/>
      <w:r w:rsidRPr="2E4280F7">
        <w:rPr>
          <w:rFonts w:ascii="Times New Roman" w:eastAsia="Times New Roman" w:hAnsi="Times New Roman" w:cs="Times New Roman"/>
          <w:sz w:val="24"/>
          <w:szCs w:val="24"/>
          <w:lang w:val="en-US"/>
        </w:rPr>
        <w:t xml:space="preserve"> Neural Network for Advance Driver Assistance System. </w:t>
      </w:r>
      <w:proofErr w:type="spellStart"/>
      <w:r w:rsidRPr="2E4280F7">
        <w:rPr>
          <w:rFonts w:ascii="Times New Roman" w:eastAsia="Times New Roman" w:hAnsi="Times New Roman" w:cs="Times New Roman"/>
          <w:sz w:val="24"/>
          <w:szCs w:val="24"/>
          <w:lang w:val="en-US"/>
        </w:rPr>
        <w:t>Przeglad</w:t>
      </w:r>
      <w:proofErr w:type="spellEnd"/>
      <w:r w:rsidRPr="2E4280F7">
        <w:rPr>
          <w:rFonts w:ascii="Times New Roman" w:eastAsia="Times New Roman" w:hAnsi="Times New Roman" w:cs="Times New Roman"/>
          <w:sz w:val="24"/>
          <w:szCs w:val="24"/>
          <w:lang w:val="en-US"/>
        </w:rPr>
        <w:t xml:space="preserve"> </w:t>
      </w:r>
      <w:proofErr w:type="spellStart"/>
      <w:r w:rsidRPr="2E4280F7">
        <w:rPr>
          <w:rFonts w:ascii="Times New Roman" w:eastAsia="Times New Roman" w:hAnsi="Times New Roman" w:cs="Times New Roman"/>
          <w:sz w:val="24"/>
          <w:szCs w:val="24"/>
          <w:lang w:val="en-US"/>
        </w:rPr>
        <w:t>Elektrotechniczny</w:t>
      </w:r>
      <w:proofErr w:type="spellEnd"/>
      <w:r w:rsidRPr="2E4280F7">
        <w:rPr>
          <w:rFonts w:ascii="Times New Roman" w:eastAsia="Times New Roman" w:hAnsi="Times New Roman" w:cs="Times New Roman"/>
          <w:sz w:val="24"/>
          <w:szCs w:val="24"/>
          <w:lang w:val="en-US"/>
        </w:rPr>
        <w:t>. 1. 169-172. 10.12915/pe.2014.11.44.</w:t>
      </w:r>
    </w:p>
    <w:p w14:paraId="1FF8B4CA" w14:textId="77777777" w:rsidR="00552C42" w:rsidRDefault="66A66A5E" w:rsidP="2E4280F7">
      <w:pPr>
        <w:spacing w:line="360" w:lineRule="auto"/>
        <w:ind w:left="720" w:hanging="720"/>
        <w:jc w:val="both"/>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 xml:space="preserve">[6] M. Swathi and K. V. Suresh, “Automatic traffic sign detection and recognition: A review,” in 2017 International Conference on Algorithms, Methodology, Models and Applications in Emerging Technologies (ICAMMAET), Feb. 2017, pp. 1–6. </w:t>
      </w:r>
      <w:proofErr w:type="spellStart"/>
      <w:r w:rsidRPr="2E4280F7">
        <w:rPr>
          <w:rFonts w:ascii="Times New Roman" w:eastAsia="Times New Roman" w:hAnsi="Times New Roman" w:cs="Times New Roman"/>
          <w:sz w:val="24"/>
          <w:szCs w:val="24"/>
        </w:rPr>
        <w:t>doi</w:t>
      </w:r>
      <w:proofErr w:type="spellEnd"/>
      <w:r w:rsidRPr="2E4280F7">
        <w:rPr>
          <w:rFonts w:ascii="Times New Roman" w:eastAsia="Times New Roman" w:hAnsi="Times New Roman" w:cs="Times New Roman"/>
          <w:sz w:val="24"/>
          <w:szCs w:val="24"/>
        </w:rPr>
        <w:t>: 10.1109/ICAMMAET.2017.8186650.</w:t>
      </w:r>
    </w:p>
    <w:p w14:paraId="233C7271" w14:textId="77777777" w:rsidR="00552C42" w:rsidRDefault="66A66A5E" w:rsidP="2E4280F7">
      <w:pPr>
        <w:spacing w:line="360" w:lineRule="auto"/>
        <w:ind w:left="720" w:hanging="720"/>
        <w:jc w:val="both"/>
        <w:rPr>
          <w:rFonts w:ascii="Times New Roman" w:eastAsia="Times New Roman" w:hAnsi="Times New Roman" w:cs="Times New Roman"/>
          <w:sz w:val="24"/>
          <w:szCs w:val="24"/>
        </w:rPr>
      </w:pPr>
      <w:r w:rsidRPr="2E4280F7">
        <w:rPr>
          <w:rFonts w:ascii="Times New Roman" w:eastAsia="Times New Roman" w:hAnsi="Times New Roman" w:cs="Times New Roman"/>
          <w:sz w:val="24"/>
          <w:szCs w:val="24"/>
        </w:rPr>
        <w:t xml:space="preserve">[7] F. </w:t>
      </w:r>
      <w:proofErr w:type="spellStart"/>
      <w:r w:rsidRPr="2E4280F7">
        <w:rPr>
          <w:rFonts w:ascii="Times New Roman" w:eastAsia="Times New Roman" w:hAnsi="Times New Roman" w:cs="Times New Roman"/>
          <w:sz w:val="24"/>
          <w:szCs w:val="24"/>
        </w:rPr>
        <w:t>Zaklouta</w:t>
      </w:r>
      <w:proofErr w:type="spellEnd"/>
      <w:r w:rsidRPr="2E4280F7">
        <w:rPr>
          <w:rFonts w:ascii="Times New Roman" w:eastAsia="Times New Roman" w:hAnsi="Times New Roman" w:cs="Times New Roman"/>
          <w:sz w:val="24"/>
          <w:szCs w:val="24"/>
        </w:rPr>
        <w:t xml:space="preserve"> and B. </w:t>
      </w:r>
      <w:proofErr w:type="spellStart"/>
      <w:r w:rsidRPr="2E4280F7">
        <w:rPr>
          <w:rFonts w:ascii="Times New Roman" w:eastAsia="Times New Roman" w:hAnsi="Times New Roman" w:cs="Times New Roman"/>
          <w:sz w:val="24"/>
          <w:szCs w:val="24"/>
        </w:rPr>
        <w:t>Stanciulescu</w:t>
      </w:r>
      <w:proofErr w:type="spellEnd"/>
      <w:r w:rsidRPr="2E4280F7">
        <w:rPr>
          <w:rFonts w:ascii="Times New Roman" w:eastAsia="Times New Roman" w:hAnsi="Times New Roman" w:cs="Times New Roman"/>
          <w:sz w:val="24"/>
          <w:szCs w:val="24"/>
        </w:rPr>
        <w:t xml:space="preserve">, “Warning traffic sign recognition using a hog-based K-d tree,” in </w:t>
      </w:r>
      <w:r w:rsidRPr="2E4280F7">
        <w:rPr>
          <w:rFonts w:ascii="Times New Roman" w:eastAsia="Times New Roman" w:hAnsi="Times New Roman" w:cs="Times New Roman"/>
          <w:i/>
          <w:iCs/>
          <w:sz w:val="24"/>
          <w:szCs w:val="24"/>
        </w:rPr>
        <w:t>Intelligent Vehicles</w:t>
      </w:r>
      <w:r w:rsidRPr="2E4280F7">
        <w:rPr>
          <w:rFonts w:ascii="Times New Roman" w:eastAsia="Times New Roman" w:hAnsi="Times New Roman" w:cs="Times New Roman"/>
          <w:sz w:val="24"/>
          <w:szCs w:val="24"/>
        </w:rPr>
        <w:t>, 2011.</w:t>
      </w:r>
    </w:p>
    <w:p w14:paraId="3423021F" w14:textId="77777777" w:rsidR="00552C42" w:rsidRPr="00E517A6" w:rsidRDefault="66A66A5E" w:rsidP="2E4280F7">
      <w:pPr>
        <w:spacing w:line="360" w:lineRule="auto"/>
        <w:ind w:left="720" w:hanging="720"/>
        <w:jc w:val="both"/>
        <w:rPr>
          <w:rFonts w:ascii="Times New Roman" w:eastAsia="Times New Roman" w:hAnsi="Times New Roman" w:cs="Times New Roman"/>
          <w:sz w:val="24"/>
          <w:szCs w:val="24"/>
          <w:lang w:val="en-US"/>
        </w:rPr>
      </w:pPr>
      <w:r w:rsidRPr="2E4280F7">
        <w:rPr>
          <w:rFonts w:ascii="Times New Roman" w:eastAsia="Times New Roman" w:hAnsi="Times New Roman" w:cs="Times New Roman"/>
          <w:sz w:val="24"/>
          <w:szCs w:val="24"/>
          <w:lang w:val="en-US"/>
        </w:rPr>
        <w:t>‌</w:t>
      </w:r>
    </w:p>
    <w:p w14:paraId="4AA6CE45" w14:textId="6B497AAE" w:rsidR="00552C42" w:rsidRDefault="366055A0" w:rsidP="2E4280F7">
      <w:pPr>
        <w:spacing w:line="276" w:lineRule="auto"/>
        <w:jc w:val="both"/>
        <w:rPr>
          <w:rFonts w:ascii="Times New Roman" w:eastAsia="Times New Roman" w:hAnsi="Times New Roman" w:cs="Times New Roman"/>
          <w:sz w:val="24"/>
          <w:szCs w:val="24"/>
        </w:rPr>
      </w:pPr>
      <w:r w:rsidRPr="2E4280F7">
        <w:rPr>
          <w:rFonts w:ascii="Calibri" w:eastAsia="Calibri" w:hAnsi="Calibri" w:cs="Calibri"/>
          <w:color w:val="000000" w:themeColor="text1"/>
          <w:lang w:val="en-US"/>
        </w:rPr>
        <w:t>[8] “Python | Bilateral Filtering,” </w:t>
      </w:r>
      <w:proofErr w:type="spellStart"/>
      <w:r w:rsidRPr="2E4280F7">
        <w:rPr>
          <w:rFonts w:ascii="Calibri" w:eastAsia="Calibri" w:hAnsi="Calibri" w:cs="Calibri"/>
          <w:i/>
          <w:iCs/>
          <w:color w:val="000000" w:themeColor="text1"/>
          <w:lang w:val="en-US"/>
        </w:rPr>
        <w:t>GeeksforGeeks</w:t>
      </w:r>
      <w:proofErr w:type="spellEnd"/>
      <w:r w:rsidRPr="2E4280F7">
        <w:rPr>
          <w:rFonts w:ascii="Calibri" w:eastAsia="Calibri" w:hAnsi="Calibri" w:cs="Calibri"/>
          <w:color w:val="000000" w:themeColor="text1"/>
          <w:lang w:val="en-US"/>
        </w:rPr>
        <w:t>, Sep. 02, 2019. https://www.geeksforgeeks.org/python-bilateral-filtering/</w:t>
      </w:r>
    </w:p>
    <w:p w14:paraId="3E15264B" w14:textId="32B8A257" w:rsidR="00552C42" w:rsidRDefault="00552C42" w:rsidP="2E4280F7">
      <w:pPr>
        <w:spacing w:line="360" w:lineRule="auto"/>
        <w:ind w:left="720" w:hanging="720"/>
        <w:jc w:val="both"/>
        <w:rPr>
          <w:rFonts w:ascii="Times New Roman" w:eastAsia="Times New Roman" w:hAnsi="Times New Roman" w:cs="Times New Roman"/>
          <w:sz w:val="24"/>
          <w:szCs w:val="24"/>
        </w:rPr>
      </w:pPr>
    </w:p>
    <w:p w14:paraId="4C6AEC94" w14:textId="77777777" w:rsidR="00552C42" w:rsidRPr="009167E6" w:rsidRDefault="00552C42" w:rsidP="2E4280F7">
      <w:pPr>
        <w:spacing w:before="240" w:after="240" w:line="360" w:lineRule="auto"/>
        <w:ind w:left="720" w:hanging="720"/>
        <w:rPr>
          <w:rFonts w:ascii="Times New Roman" w:eastAsia="Times New Roman" w:hAnsi="Times New Roman" w:cs="Times New Roman"/>
          <w:color w:val="000000" w:themeColor="text1"/>
          <w:sz w:val="24"/>
          <w:szCs w:val="24"/>
        </w:rPr>
      </w:pPr>
    </w:p>
    <w:p w14:paraId="3D02C1BB" w14:textId="77777777" w:rsidR="00552C42" w:rsidRDefault="66A66A5E" w:rsidP="2E4280F7">
      <w:pPr>
        <w:spacing w:after="0" w:line="360" w:lineRule="auto"/>
        <w:ind w:left="720" w:hanging="720"/>
        <w:rPr>
          <w:rFonts w:ascii="Times New Roman" w:eastAsia="Times New Roman" w:hAnsi="Times New Roman" w:cs="Times New Roman"/>
          <w:color w:val="000000" w:themeColor="text1"/>
          <w:sz w:val="24"/>
          <w:szCs w:val="24"/>
        </w:rPr>
      </w:pPr>
      <w:r w:rsidRPr="2E4280F7">
        <w:rPr>
          <w:rFonts w:ascii="Times New Roman" w:eastAsia="Times New Roman" w:hAnsi="Times New Roman" w:cs="Times New Roman"/>
          <w:color w:val="000000" w:themeColor="text1"/>
          <w:sz w:val="24"/>
          <w:szCs w:val="24"/>
        </w:rPr>
        <w:t xml:space="preserve">[9] L. Alzubaidi </w:t>
      </w:r>
      <w:r w:rsidRPr="2E4280F7">
        <w:rPr>
          <w:rFonts w:ascii="Times New Roman" w:eastAsia="Times New Roman" w:hAnsi="Times New Roman" w:cs="Times New Roman"/>
          <w:i/>
          <w:iCs/>
          <w:color w:val="000000" w:themeColor="text1"/>
          <w:sz w:val="24"/>
          <w:szCs w:val="24"/>
        </w:rPr>
        <w:t>et al.</w:t>
      </w:r>
      <w:r w:rsidRPr="2E4280F7">
        <w:rPr>
          <w:rFonts w:ascii="Times New Roman" w:eastAsia="Times New Roman" w:hAnsi="Times New Roman" w:cs="Times New Roman"/>
          <w:color w:val="000000" w:themeColor="text1"/>
          <w:sz w:val="24"/>
          <w:szCs w:val="24"/>
        </w:rPr>
        <w:t xml:space="preserve">, “Review of deep learning: concepts, CNN architectures, challenges, applications, future directions,” </w:t>
      </w:r>
      <w:r w:rsidRPr="2E4280F7">
        <w:rPr>
          <w:rFonts w:ascii="Times New Roman" w:eastAsia="Times New Roman" w:hAnsi="Times New Roman" w:cs="Times New Roman"/>
          <w:i/>
          <w:iCs/>
          <w:color w:val="000000" w:themeColor="text1"/>
          <w:sz w:val="24"/>
          <w:szCs w:val="24"/>
        </w:rPr>
        <w:t>Journal of Big Data</w:t>
      </w:r>
      <w:r w:rsidRPr="2E4280F7">
        <w:rPr>
          <w:rFonts w:ascii="Times New Roman" w:eastAsia="Times New Roman" w:hAnsi="Times New Roman" w:cs="Times New Roman"/>
          <w:color w:val="000000" w:themeColor="text1"/>
          <w:sz w:val="24"/>
          <w:szCs w:val="24"/>
        </w:rPr>
        <w:t xml:space="preserve">, vol. 8, no. 1, Mar. 2021, </w:t>
      </w:r>
      <w:proofErr w:type="spellStart"/>
      <w:r w:rsidRPr="2E4280F7">
        <w:rPr>
          <w:rFonts w:ascii="Times New Roman" w:eastAsia="Times New Roman" w:hAnsi="Times New Roman" w:cs="Times New Roman"/>
          <w:color w:val="000000" w:themeColor="text1"/>
          <w:sz w:val="24"/>
          <w:szCs w:val="24"/>
        </w:rPr>
        <w:t>doi</w:t>
      </w:r>
      <w:proofErr w:type="spellEnd"/>
      <w:r w:rsidRPr="2E4280F7">
        <w:rPr>
          <w:rFonts w:ascii="Times New Roman" w:eastAsia="Times New Roman" w:hAnsi="Times New Roman" w:cs="Times New Roman"/>
          <w:color w:val="000000" w:themeColor="text1"/>
          <w:sz w:val="24"/>
          <w:szCs w:val="24"/>
        </w:rPr>
        <w:t xml:space="preserve">: </w:t>
      </w:r>
      <w:hyperlink r:id="rId75">
        <w:r w:rsidRPr="2E4280F7">
          <w:rPr>
            <w:rStyle w:val="Hyperlink"/>
            <w:rFonts w:ascii="Times New Roman" w:eastAsia="Times New Roman" w:hAnsi="Times New Roman" w:cs="Times New Roman"/>
            <w:sz w:val="24"/>
            <w:szCs w:val="24"/>
          </w:rPr>
          <w:t>https://doi.org/10.1186/s40537-021-00444-8</w:t>
        </w:r>
      </w:hyperlink>
      <w:r w:rsidRPr="2E4280F7">
        <w:rPr>
          <w:rFonts w:ascii="Times New Roman" w:eastAsia="Times New Roman" w:hAnsi="Times New Roman" w:cs="Times New Roman"/>
          <w:color w:val="000000" w:themeColor="text1"/>
          <w:sz w:val="24"/>
          <w:szCs w:val="24"/>
        </w:rPr>
        <w:t>.</w:t>
      </w:r>
    </w:p>
    <w:p w14:paraId="2DCF0637" w14:textId="77777777" w:rsidR="00552C42" w:rsidRPr="009167E6" w:rsidRDefault="00552C42" w:rsidP="2E4280F7">
      <w:pPr>
        <w:spacing w:after="0" w:line="360" w:lineRule="auto"/>
        <w:ind w:left="720" w:hanging="720"/>
        <w:rPr>
          <w:rFonts w:ascii="Times New Roman" w:eastAsia="Times New Roman" w:hAnsi="Times New Roman" w:cs="Times New Roman"/>
          <w:color w:val="000000" w:themeColor="text1"/>
          <w:sz w:val="24"/>
          <w:szCs w:val="24"/>
        </w:rPr>
      </w:pPr>
    </w:p>
    <w:p w14:paraId="7A2E394E" w14:textId="77777777" w:rsidR="00552C42" w:rsidRDefault="66A66A5E" w:rsidP="2E4280F7">
      <w:pPr>
        <w:spacing w:line="360" w:lineRule="auto"/>
        <w:ind w:left="720" w:hanging="720"/>
        <w:rPr>
          <w:rFonts w:ascii="Times New Roman" w:eastAsia="Times New Roman" w:hAnsi="Times New Roman" w:cs="Times New Roman"/>
          <w:sz w:val="24"/>
          <w:szCs w:val="24"/>
          <w:lang w:val="en-US"/>
        </w:rPr>
      </w:pPr>
      <w:proofErr w:type="gramStart"/>
      <w:r w:rsidRPr="2E4280F7">
        <w:rPr>
          <w:rFonts w:ascii="Times New Roman" w:eastAsia="Times New Roman" w:hAnsi="Times New Roman" w:cs="Times New Roman"/>
          <w:color w:val="000000" w:themeColor="text1"/>
          <w:sz w:val="24"/>
          <w:szCs w:val="24"/>
        </w:rPr>
        <w:t>‌</w:t>
      </w:r>
      <w:r w:rsidRPr="2E4280F7">
        <w:rPr>
          <w:rFonts w:ascii="Times New Roman" w:eastAsia="Times New Roman" w:hAnsi="Times New Roman" w:cs="Times New Roman"/>
          <w:sz w:val="24"/>
          <w:szCs w:val="24"/>
          <w:lang w:val="en-US"/>
        </w:rPr>
        <w:t>[</w:t>
      </w:r>
      <w:proofErr w:type="gramEnd"/>
      <w:r w:rsidRPr="2E4280F7">
        <w:rPr>
          <w:rFonts w:ascii="Times New Roman" w:eastAsia="Times New Roman" w:hAnsi="Times New Roman" w:cs="Times New Roman"/>
          <w:sz w:val="24"/>
          <w:szCs w:val="24"/>
          <w:lang w:val="en-US"/>
        </w:rPr>
        <w:t xml:space="preserve">10] S. Mehta, C. </w:t>
      </w:r>
      <w:proofErr w:type="spellStart"/>
      <w:r w:rsidRPr="2E4280F7">
        <w:rPr>
          <w:rFonts w:ascii="Times New Roman" w:eastAsia="Times New Roman" w:hAnsi="Times New Roman" w:cs="Times New Roman"/>
          <w:sz w:val="24"/>
          <w:szCs w:val="24"/>
          <w:lang w:val="en-US"/>
        </w:rPr>
        <w:t>Paunwala</w:t>
      </w:r>
      <w:proofErr w:type="spellEnd"/>
      <w:r w:rsidRPr="2E4280F7">
        <w:rPr>
          <w:rFonts w:ascii="Times New Roman" w:eastAsia="Times New Roman" w:hAnsi="Times New Roman" w:cs="Times New Roman"/>
          <w:sz w:val="24"/>
          <w:szCs w:val="24"/>
          <w:lang w:val="en-US"/>
        </w:rPr>
        <w:t xml:space="preserve"> and B. Vaidya, "CNN based Traffic Sign Classification using Adam Optimizer," 2019 International Conference on Intelligent Computing and Control Systems (ICCS), Madurai, India, 2019, pp. 1293-1298, </w:t>
      </w:r>
      <w:proofErr w:type="spellStart"/>
      <w:r w:rsidRPr="2E4280F7">
        <w:rPr>
          <w:rFonts w:ascii="Times New Roman" w:eastAsia="Times New Roman" w:hAnsi="Times New Roman" w:cs="Times New Roman"/>
          <w:sz w:val="24"/>
          <w:szCs w:val="24"/>
          <w:lang w:val="en-US"/>
        </w:rPr>
        <w:t>doi</w:t>
      </w:r>
      <w:proofErr w:type="spellEnd"/>
      <w:r w:rsidRPr="2E4280F7">
        <w:rPr>
          <w:rFonts w:ascii="Times New Roman" w:eastAsia="Times New Roman" w:hAnsi="Times New Roman" w:cs="Times New Roman"/>
          <w:sz w:val="24"/>
          <w:szCs w:val="24"/>
          <w:lang w:val="en-US"/>
        </w:rPr>
        <w:t>: 10.1109/ICCS45141.2019.9065537. keywords: {</w:t>
      </w:r>
      <w:proofErr w:type="spellStart"/>
      <w:proofErr w:type="gramStart"/>
      <w:r w:rsidRPr="2E4280F7">
        <w:rPr>
          <w:rFonts w:ascii="Times New Roman" w:eastAsia="Times New Roman" w:hAnsi="Times New Roman" w:cs="Times New Roman"/>
          <w:sz w:val="24"/>
          <w:szCs w:val="24"/>
          <w:lang w:val="en-US"/>
        </w:rPr>
        <w:t>Training;Testing</w:t>
      </w:r>
      <w:proofErr w:type="gramEnd"/>
      <w:r w:rsidRPr="2E4280F7">
        <w:rPr>
          <w:rFonts w:ascii="Times New Roman" w:eastAsia="Times New Roman" w:hAnsi="Times New Roman" w:cs="Times New Roman"/>
          <w:sz w:val="24"/>
          <w:szCs w:val="24"/>
          <w:lang w:val="en-US"/>
        </w:rPr>
        <w:t>;Color;Convolutional</w:t>
      </w:r>
      <w:proofErr w:type="spellEnd"/>
      <w:r w:rsidRPr="2E4280F7">
        <w:rPr>
          <w:rFonts w:ascii="Times New Roman" w:eastAsia="Times New Roman" w:hAnsi="Times New Roman" w:cs="Times New Roman"/>
          <w:sz w:val="24"/>
          <w:szCs w:val="24"/>
          <w:lang w:val="en-US"/>
        </w:rPr>
        <w:t xml:space="preserve"> neural </w:t>
      </w:r>
      <w:proofErr w:type="spellStart"/>
      <w:r w:rsidRPr="2E4280F7">
        <w:rPr>
          <w:rFonts w:ascii="Times New Roman" w:eastAsia="Times New Roman" w:hAnsi="Times New Roman" w:cs="Times New Roman"/>
          <w:sz w:val="24"/>
          <w:szCs w:val="24"/>
          <w:lang w:val="en-US"/>
        </w:rPr>
        <w:t>networks;Shape;Convolution;Adam</w:t>
      </w:r>
      <w:proofErr w:type="spellEnd"/>
      <w:r w:rsidRPr="2E4280F7">
        <w:rPr>
          <w:rFonts w:ascii="Times New Roman" w:eastAsia="Times New Roman" w:hAnsi="Times New Roman" w:cs="Times New Roman"/>
          <w:sz w:val="24"/>
          <w:szCs w:val="24"/>
          <w:lang w:val="en-US"/>
        </w:rPr>
        <w:t xml:space="preserve"> </w:t>
      </w:r>
      <w:proofErr w:type="spellStart"/>
      <w:r w:rsidRPr="2E4280F7">
        <w:rPr>
          <w:rFonts w:ascii="Times New Roman" w:eastAsia="Times New Roman" w:hAnsi="Times New Roman" w:cs="Times New Roman"/>
          <w:sz w:val="24"/>
          <w:szCs w:val="24"/>
          <w:lang w:val="en-US"/>
        </w:rPr>
        <w:t>optimizer;Belgium</w:t>
      </w:r>
      <w:proofErr w:type="spellEnd"/>
      <w:r w:rsidRPr="2E4280F7">
        <w:rPr>
          <w:rFonts w:ascii="Times New Roman" w:eastAsia="Times New Roman" w:hAnsi="Times New Roman" w:cs="Times New Roman"/>
          <w:sz w:val="24"/>
          <w:szCs w:val="24"/>
          <w:lang w:val="en-US"/>
        </w:rPr>
        <w:t xml:space="preserve"> traffic sign dataset (BTSD);Convolutional Neural Network (CNN);</w:t>
      </w:r>
      <w:proofErr w:type="spellStart"/>
      <w:r w:rsidRPr="2E4280F7">
        <w:rPr>
          <w:rFonts w:ascii="Times New Roman" w:eastAsia="Times New Roman" w:hAnsi="Times New Roman" w:cs="Times New Roman"/>
          <w:sz w:val="24"/>
          <w:szCs w:val="24"/>
          <w:lang w:val="en-US"/>
        </w:rPr>
        <w:t>Dropout;Traffic</w:t>
      </w:r>
      <w:proofErr w:type="spellEnd"/>
      <w:r w:rsidRPr="2E4280F7">
        <w:rPr>
          <w:rFonts w:ascii="Times New Roman" w:eastAsia="Times New Roman" w:hAnsi="Times New Roman" w:cs="Times New Roman"/>
          <w:sz w:val="24"/>
          <w:szCs w:val="24"/>
          <w:lang w:val="en-US"/>
        </w:rPr>
        <w:t xml:space="preserve"> Sign Classification},</w:t>
      </w:r>
    </w:p>
    <w:p w14:paraId="5A59508F" w14:textId="77777777" w:rsidR="00552C42" w:rsidRDefault="66A66A5E" w:rsidP="2E4280F7">
      <w:pPr>
        <w:spacing w:line="360" w:lineRule="auto"/>
        <w:ind w:left="720" w:hanging="720"/>
        <w:rPr>
          <w:rFonts w:ascii="Times New Roman" w:eastAsia="Times New Roman" w:hAnsi="Times New Roman" w:cs="Times New Roman"/>
          <w:sz w:val="24"/>
          <w:szCs w:val="24"/>
          <w:lang w:val="en-US"/>
        </w:rPr>
      </w:pPr>
      <w:r w:rsidRPr="2E4280F7">
        <w:rPr>
          <w:rFonts w:ascii="Times New Roman" w:eastAsia="Times New Roman" w:hAnsi="Times New Roman" w:cs="Times New Roman"/>
          <w:color w:val="000000" w:themeColor="text1"/>
          <w:sz w:val="24"/>
          <w:szCs w:val="24"/>
          <w:lang w:val="en-US"/>
        </w:rPr>
        <w:t xml:space="preserve">[11] Si Thu Aung, </w:t>
      </w:r>
      <w:proofErr w:type="spellStart"/>
      <w:r w:rsidRPr="2E4280F7">
        <w:rPr>
          <w:rFonts w:ascii="Times New Roman" w:eastAsia="Times New Roman" w:hAnsi="Times New Roman" w:cs="Times New Roman"/>
          <w:color w:val="000000" w:themeColor="text1"/>
          <w:sz w:val="24"/>
          <w:szCs w:val="24"/>
          <w:lang w:val="en-US"/>
        </w:rPr>
        <w:t>Jartuwat</w:t>
      </w:r>
      <w:proofErr w:type="spellEnd"/>
      <w:r w:rsidRPr="2E4280F7">
        <w:rPr>
          <w:rFonts w:ascii="Times New Roman" w:eastAsia="Times New Roman" w:hAnsi="Times New Roman" w:cs="Times New Roman"/>
          <w:color w:val="000000" w:themeColor="text1"/>
          <w:sz w:val="24"/>
          <w:szCs w:val="24"/>
          <w:lang w:val="en-US"/>
        </w:rPr>
        <w:t xml:space="preserve"> </w:t>
      </w:r>
      <w:proofErr w:type="spellStart"/>
      <w:r w:rsidRPr="2E4280F7">
        <w:rPr>
          <w:rFonts w:ascii="Times New Roman" w:eastAsia="Times New Roman" w:hAnsi="Times New Roman" w:cs="Times New Roman"/>
          <w:color w:val="000000" w:themeColor="text1"/>
          <w:sz w:val="24"/>
          <w:szCs w:val="24"/>
          <w:lang w:val="en-US"/>
        </w:rPr>
        <w:t>Rajruangrabin</w:t>
      </w:r>
      <w:proofErr w:type="spellEnd"/>
      <w:r w:rsidRPr="2E4280F7">
        <w:rPr>
          <w:rFonts w:ascii="Times New Roman" w:eastAsia="Times New Roman" w:hAnsi="Times New Roman" w:cs="Times New Roman"/>
          <w:color w:val="000000" w:themeColor="text1"/>
          <w:sz w:val="24"/>
          <w:szCs w:val="24"/>
          <w:lang w:val="en-US"/>
        </w:rPr>
        <w:t xml:space="preserve"> and </w:t>
      </w:r>
      <w:proofErr w:type="spellStart"/>
      <w:r w:rsidRPr="2E4280F7">
        <w:rPr>
          <w:rFonts w:ascii="Times New Roman" w:eastAsia="Times New Roman" w:hAnsi="Times New Roman" w:cs="Times New Roman"/>
          <w:color w:val="000000" w:themeColor="text1"/>
          <w:sz w:val="24"/>
          <w:szCs w:val="24"/>
          <w:lang w:val="en-US"/>
        </w:rPr>
        <w:t>Ekkarut</w:t>
      </w:r>
      <w:proofErr w:type="spellEnd"/>
      <w:r w:rsidRPr="2E4280F7">
        <w:rPr>
          <w:rFonts w:ascii="Times New Roman" w:eastAsia="Times New Roman" w:hAnsi="Times New Roman" w:cs="Times New Roman"/>
          <w:color w:val="000000" w:themeColor="text1"/>
          <w:sz w:val="24"/>
          <w:szCs w:val="24"/>
          <w:lang w:val="en-US"/>
        </w:rPr>
        <w:t xml:space="preserve"> </w:t>
      </w:r>
      <w:proofErr w:type="spellStart"/>
      <w:r w:rsidRPr="2E4280F7">
        <w:rPr>
          <w:rFonts w:ascii="Times New Roman" w:eastAsia="Times New Roman" w:hAnsi="Times New Roman" w:cs="Times New Roman"/>
          <w:color w:val="000000" w:themeColor="text1"/>
          <w:sz w:val="24"/>
          <w:szCs w:val="24"/>
          <w:lang w:val="en-US"/>
        </w:rPr>
        <w:t>Viyanit</w:t>
      </w:r>
      <w:proofErr w:type="spellEnd"/>
      <w:r w:rsidRPr="2E4280F7">
        <w:rPr>
          <w:rFonts w:ascii="Times New Roman" w:eastAsia="Times New Roman" w:hAnsi="Times New Roman" w:cs="Times New Roman"/>
          <w:color w:val="000000" w:themeColor="text1"/>
          <w:sz w:val="24"/>
          <w:szCs w:val="24"/>
          <w:lang w:val="en-US"/>
        </w:rPr>
        <w:t xml:space="preserve">, “Sequential Model-based Optimization Approach Deep Learning Model for Classification of Multi-class Traffic Sign Images” International Journal of Advanced Computer Science and </w:t>
      </w:r>
      <w:proofErr w:type="gramStart"/>
      <w:r w:rsidRPr="2E4280F7">
        <w:rPr>
          <w:rFonts w:ascii="Times New Roman" w:eastAsia="Times New Roman" w:hAnsi="Times New Roman" w:cs="Times New Roman"/>
          <w:color w:val="000000" w:themeColor="text1"/>
          <w:sz w:val="24"/>
          <w:szCs w:val="24"/>
          <w:lang w:val="en-US"/>
        </w:rPr>
        <w:t>Applications(</w:t>
      </w:r>
      <w:proofErr w:type="gramEnd"/>
      <w:r w:rsidRPr="2E4280F7">
        <w:rPr>
          <w:rFonts w:ascii="Times New Roman" w:eastAsia="Times New Roman" w:hAnsi="Times New Roman" w:cs="Times New Roman"/>
          <w:color w:val="000000" w:themeColor="text1"/>
          <w:sz w:val="24"/>
          <w:szCs w:val="24"/>
          <w:lang w:val="en-US"/>
        </w:rPr>
        <w:t xml:space="preserve">IJACSA), 14(7), 2023. </w:t>
      </w:r>
      <w:hyperlink r:id="rId76">
        <w:r w:rsidRPr="2E4280F7">
          <w:rPr>
            <w:rStyle w:val="Hyperlink"/>
            <w:rFonts w:ascii="Times New Roman" w:eastAsia="Times New Roman" w:hAnsi="Times New Roman" w:cs="Times New Roman"/>
            <w:color w:val="000000" w:themeColor="text1"/>
            <w:sz w:val="24"/>
            <w:szCs w:val="24"/>
            <w:lang w:val="en-US"/>
          </w:rPr>
          <w:t>http://dx.doi.org/10.14569/IJACSA.2023.0140764</w:t>
        </w:r>
      </w:hyperlink>
      <w:r w:rsidRPr="2E4280F7">
        <w:rPr>
          <w:rFonts w:ascii="Times New Roman" w:eastAsia="Times New Roman" w:hAnsi="Times New Roman" w:cs="Times New Roman"/>
          <w:sz w:val="24"/>
          <w:szCs w:val="24"/>
          <w:lang w:val="en-US"/>
        </w:rPr>
        <w:t xml:space="preserve">[3] Hannan, M. A. &amp; Wali, Safat &amp; Pin, Tan &amp; Hussain, Aini &amp; Samad, Salina. (2014). Traffic Sign Classification Based </w:t>
      </w:r>
      <w:proofErr w:type="gramStart"/>
      <w:r w:rsidRPr="2E4280F7">
        <w:rPr>
          <w:rFonts w:ascii="Times New Roman" w:eastAsia="Times New Roman" w:hAnsi="Times New Roman" w:cs="Times New Roman"/>
          <w:sz w:val="24"/>
          <w:szCs w:val="24"/>
          <w:lang w:val="en-US"/>
        </w:rPr>
        <w:t>On</w:t>
      </w:r>
      <w:proofErr w:type="gramEnd"/>
      <w:r w:rsidRPr="2E4280F7">
        <w:rPr>
          <w:rFonts w:ascii="Times New Roman" w:eastAsia="Times New Roman" w:hAnsi="Times New Roman" w:cs="Times New Roman"/>
          <w:sz w:val="24"/>
          <w:szCs w:val="24"/>
          <w:lang w:val="en-US"/>
        </w:rPr>
        <w:t xml:space="preserve"> Neural Network for Advance Driver Assistance System. </w:t>
      </w:r>
      <w:proofErr w:type="spellStart"/>
      <w:r w:rsidRPr="2E4280F7">
        <w:rPr>
          <w:rFonts w:ascii="Times New Roman" w:eastAsia="Times New Roman" w:hAnsi="Times New Roman" w:cs="Times New Roman"/>
          <w:sz w:val="24"/>
          <w:szCs w:val="24"/>
          <w:lang w:val="en-US"/>
        </w:rPr>
        <w:t>Przeglad</w:t>
      </w:r>
      <w:proofErr w:type="spellEnd"/>
      <w:r w:rsidRPr="2E4280F7">
        <w:rPr>
          <w:rFonts w:ascii="Times New Roman" w:eastAsia="Times New Roman" w:hAnsi="Times New Roman" w:cs="Times New Roman"/>
          <w:sz w:val="24"/>
          <w:szCs w:val="24"/>
          <w:lang w:val="en-US"/>
        </w:rPr>
        <w:t xml:space="preserve"> </w:t>
      </w:r>
      <w:proofErr w:type="spellStart"/>
      <w:r w:rsidRPr="2E4280F7">
        <w:rPr>
          <w:rFonts w:ascii="Times New Roman" w:eastAsia="Times New Roman" w:hAnsi="Times New Roman" w:cs="Times New Roman"/>
          <w:sz w:val="24"/>
          <w:szCs w:val="24"/>
          <w:lang w:val="en-US"/>
        </w:rPr>
        <w:t>Elektrotechniczny</w:t>
      </w:r>
      <w:proofErr w:type="spellEnd"/>
      <w:r w:rsidRPr="2E4280F7">
        <w:rPr>
          <w:rFonts w:ascii="Times New Roman" w:eastAsia="Times New Roman" w:hAnsi="Times New Roman" w:cs="Times New Roman"/>
          <w:sz w:val="24"/>
          <w:szCs w:val="24"/>
          <w:lang w:val="en-US"/>
        </w:rPr>
        <w:t>. 1. 169-172. 10.12915/pe.2014.11.44.</w:t>
      </w:r>
    </w:p>
    <w:p w14:paraId="3B96E7ED" w14:textId="08D003AE" w:rsidR="00710FA7" w:rsidRPr="00062E8A" w:rsidRDefault="46240ACC" w:rsidP="00062E8A">
      <w:pPr>
        <w:spacing w:line="360" w:lineRule="auto"/>
        <w:ind w:left="720" w:hanging="720"/>
        <w:rPr>
          <w:rFonts w:ascii="Times New Roman" w:eastAsia="Times New Roman" w:hAnsi="Times New Roman" w:cs="Times New Roman"/>
          <w:sz w:val="24"/>
          <w:szCs w:val="24"/>
          <w:lang w:val="en-US"/>
        </w:rPr>
        <w:sectPr w:rsidR="00710FA7" w:rsidRPr="00062E8A" w:rsidSect="00AD2157">
          <w:headerReference w:type="default" r:id="rId77"/>
          <w:footerReference w:type="default" r:id="rId78"/>
          <w:pgSz w:w="11906" w:h="16838"/>
          <w:pgMar w:top="1440" w:right="1440" w:bottom="1440" w:left="2160" w:header="720" w:footer="578" w:gutter="0"/>
          <w:pgNumType w:chapStyle="1"/>
          <w:cols w:space="708"/>
          <w:docGrid w:linePitch="360"/>
        </w:sectPr>
      </w:pPr>
      <w:r w:rsidRPr="54185804">
        <w:rPr>
          <w:rFonts w:ascii="Times New Roman" w:eastAsia="Times New Roman" w:hAnsi="Times New Roman" w:cs="Times New Roman"/>
          <w:sz w:val="24"/>
          <w:szCs w:val="24"/>
          <w:lang w:val="en-US"/>
        </w:rPr>
        <w:t xml:space="preserve">[12] C. Liu, S. Li, F. Chang, and Y. Wang, “Machine Vision Based Traffic Sign Detection Methods: Review, Analyses and Perspectives,” IEEE Access, vol. 7, pp. 86578–86596, 2019, </w:t>
      </w:r>
      <w:proofErr w:type="spellStart"/>
      <w:r w:rsidRPr="54185804">
        <w:rPr>
          <w:rFonts w:ascii="Times New Roman" w:eastAsia="Times New Roman" w:hAnsi="Times New Roman" w:cs="Times New Roman"/>
          <w:sz w:val="24"/>
          <w:szCs w:val="24"/>
          <w:lang w:val="en-US"/>
        </w:rPr>
        <w:t>doi</w:t>
      </w:r>
      <w:proofErr w:type="spellEnd"/>
      <w:r w:rsidRPr="54185804">
        <w:rPr>
          <w:rFonts w:ascii="Times New Roman" w:eastAsia="Times New Roman" w:hAnsi="Times New Roman" w:cs="Times New Roman"/>
          <w:sz w:val="24"/>
          <w:szCs w:val="24"/>
          <w:lang w:val="en-US"/>
        </w:rPr>
        <w:t xml:space="preserve">: </w:t>
      </w:r>
      <w:hyperlink r:id="rId79">
        <w:r w:rsidRPr="54185804">
          <w:rPr>
            <w:rStyle w:val="Hyperlink"/>
            <w:rFonts w:ascii="Times New Roman" w:eastAsia="Times New Roman" w:hAnsi="Times New Roman" w:cs="Times New Roman"/>
            <w:sz w:val="24"/>
            <w:szCs w:val="24"/>
            <w:lang w:val="en-US"/>
          </w:rPr>
          <w:t>https://doi.org/10.1109/access.2019.2924947</w:t>
        </w:r>
      </w:hyperlink>
    </w:p>
    <w:p w14:paraId="1F6A2089" w14:textId="6C5687E5" w:rsidR="0071063A" w:rsidRPr="00D56B00" w:rsidRDefault="0071063A" w:rsidP="00062E8A">
      <w:pPr>
        <w:pStyle w:val="Heading1"/>
        <w:rPr>
          <w:rFonts w:ascii="Calibri" w:hAnsi="Calibri"/>
          <w:sz w:val="24"/>
          <w:szCs w:val="24"/>
        </w:rPr>
      </w:pPr>
    </w:p>
    <w:sectPr w:rsidR="0071063A" w:rsidRPr="00D56B00" w:rsidSect="00984548">
      <w:headerReference w:type="default" r:id="rId80"/>
      <w:pgSz w:w="11906" w:h="16838"/>
      <w:pgMar w:top="1440" w:right="1440" w:bottom="1440" w:left="2160" w:header="720" w:footer="578" w:gutter="0"/>
      <w:pgNumType w:start="1"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9" w:author="Lim Jia Qi" w:date="2024-08-29T09:15:00Z" w:initials="LJ">
    <w:p w14:paraId="64E3ED75" w14:textId="77777777" w:rsidR="002834B3" w:rsidRDefault="002834B3" w:rsidP="002834B3">
      <w:pPr>
        <w:pStyle w:val="CommentText"/>
      </w:pPr>
      <w:r>
        <w:rPr>
          <w:rStyle w:val="CommentReference"/>
        </w:rPr>
        <w:annotationRef/>
      </w:r>
      <w:r>
        <w:t>Alignment issue</w:t>
      </w:r>
    </w:p>
  </w:comment>
  <w:comment w:id="43" w:author="Lim Jia Qi" w:date="2024-08-18T08:52:00Z" w:initials="LJ">
    <w:p w14:paraId="0364769C" w14:textId="3412E62C" w:rsidR="00195305" w:rsidRDefault="00195305" w:rsidP="00195305">
      <w:pPr>
        <w:pStyle w:val="CommentText"/>
      </w:pPr>
      <w:r>
        <w:rPr>
          <w:rStyle w:val="CommentReference"/>
        </w:rPr>
        <w:annotationRef/>
      </w:r>
      <w:r>
        <w:t>No citations!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E3ED75" w15:done="0"/>
  <w15:commentEx w15:paraId="0364769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C99A5FD" w16cex:dateUtc="2024-08-29T01:15:00Z"/>
  <w16cex:commentExtensible w16cex:durableId="5F1F4035" w16cex:dateUtc="2024-08-18T00: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E3ED75" w16cid:durableId="4C99A5FD"/>
  <w16cid:commentId w16cid:paraId="0364769C" w16cid:durableId="5F1F40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B1257" w14:textId="77777777" w:rsidR="00D10BE8" w:rsidRDefault="00D10BE8" w:rsidP="00C65507">
      <w:pPr>
        <w:spacing w:after="0" w:line="240" w:lineRule="auto"/>
      </w:pPr>
      <w:r>
        <w:separator/>
      </w:r>
    </w:p>
  </w:endnote>
  <w:endnote w:type="continuationSeparator" w:id="0">
    <w:p w14:paraId="6353EF12" w14:textId="77777777" w:rsidR="00D10BE8" w:rsidRDefault="00D10BE8" w:rsidP="00C65507">
      <w:pPr>
        <w:spacing w:after="0" w:line="240" w:lineRule="auto"/>
      </w:pPr>
      <w:r>
        <w:continuationSeparator/>
      </w:r>
    </w:p>
  </w:endnote>
  <w:endnote w:type="continuationNotice" w:id="1">
    <w:p w14:paraId="05782BAE" w14:textId="77777777" w:rsidR="00D10BE8" w:rsidRDefault="00D10B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4D05434A" w14:paraId="2CD1FC06" w14:textId="77777777" w:rsidTr="4D05434A">
      <w:trPr>
        <w:trHeight w:val="300"/>
      </w:trPr>
      <w:tc>
        <w:tcPr>
          <w:tcW w:w="2765" w:type="dxa"/>
        </w:tcPr>
        <w:p w14:paraId="66630BC8" w14:textId="13A950B3" w:rsidR="4D05434A" w:rsidRDefault="4D05434A" w:rsidP="4D05434A">
          <w:pPr>
            <w:pStyle w:val="Header"/>
            <w:ind w:left="-115"/>
          </w:pPr>
        </w:p>
      </w:tc>
      <w:tc>
        <w:tcPr>
          <w:tcW w:w="2765" w:type="dxa"/>
        </w:tcPr>
        <w:p w14:paraId="76F3A35F" w14:textId="0DD5FB64" w:rsidR="4D05434A" w:rsidRDefault="4D05434A" w:rsidP="4D05434A">
          <w:pPr>
            <w:pStyle w:val="Header"/>
            <w:jc w:val="center"/>
          </w:pPr>
        </w:p>
      </w:tc>
      <w:tc>
        <w:tcPr>
          <w:tcW w:w="2765" w:type="dxa"/>
        </w:tcPr>
        <w:p w14:paraId="42C629F4" w14:textId="73B1D209" w:rsidR="4D05434A" w:rsidRDefault="4D05434A" w:rsidP="4D05434A">
          <w:pPr>
            <w:pStyle w:val="Header"/>
            <w:ind w:right="-115"/>
            <w:jc w:val="right"/>
          </w:pPr>
        </w:p>
      </w:tc>
    </w:tr>
  </w:tbl>
  <w:p w14:paraId="66FDC758" w14:textId="16E5C593" w:rsidR="4D05434A" w:rsidRDefault="4D05434A" w:rsidP="4D0543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598E5" w14:textId="77777777" w:rsidR="00C629FB" w:rsidRDefault="00C629FB">
    <w:pPr>
      <w:pStyle w:val="Footer"/>
      <w:jc w:val="right"/>
    </w:pPr>
    <w:r>
      <w:fldChar w:fldCharType="begin"/>
    </w:r>
    <w:r>
      <w:instrText xml:space="preserve"> PAGE   \* MERGEFORMAT </w:instrText>
    </w:r>
    <w:r>
      <w:fldChar w:fldCharType="separate"/>
    </w:r>
    <w:r w:rsidR="00966D8A">
      <w:rPr>
        <w:noProof/>
      </w:rPr>
      <w:t>x</w:t>
    </w:r>
    <w:r>
      <w:fldChar w:fldCharType="end"/>
    </w:r>
  </w:p>
  <w:p w14:paraId="000F0E1E" w14:textId="5AB7FFEC" w:rsidR="00593441" w:rsidRDefault="00593441" w:rsidP="00B91814">
    <w:pPr>
      <w:tabs>
        <w:tab w:val="center" w:pos="4513"/>
        <w:tab w:val="right" w:pos="9026"/>
      </w:tabs>
      <w:spacing w:after="0" w:line="240" w:lineRule="auto"/>
      <w:rPr>
        <w:rFonts w:ascii="Times New Roman" w:hAnsi="Times New Roman" w:cs="Times New Roman"/>
        <w:sz w:val="20"/>
        <w:szCs w:val="20"/>
        <w:lang w:val="en-GB"/>
      </w:rPr>
    </w:pPr>
    <w:bookmarkStart w:id="9" w:name="_Hlk73217192"/>
    <w:r w:rsidRPr="00593441">
      <w:rPr>
        <w:rFonts w:ascii="Times New Roman" w:hAnsi="Times New Roman" w:cs="Times New Roman"/>
        <w:sz w:val="20"/>
        <w:szCs w:val="20"/>
        <w:lang w:val="en-GB"/>
      </w:rPr>
      <w:t xml:space="preserve">Bachelor of </w:t>
    </w:r>
    <w:r w:rsidR="00F23B3B" w:rsidRPr="00F23B3B">
      <w:rPr>
        <w:rFonts w:ascii="Times New Roman" w:hAnsi="Times New Roman" w:cs="Times New Roman"/>
        <w:sz w:val="20"/>
        <w:szCs w:val="20"/>
        <w:lang w:val="en-GB"/>
      </w:rPr>
      <w:t>Computer Science</w:t>
    </w:r>
    <w:r w:rsidR="00F23B3B" w:rsidRPr="00593441">
      <w:rPr>
        <w:rFonts w:ascii="Times New Roman" w:hAnsi="Times New Roman" w:cs="Times New Roman"/>
        <w:sz w:val="20"/>
        <w:szCs w:val="20"/>
        <w:lang w:val="en-GB"/>
      </w:rPr>
      <w:t xml:space="preserve"> </w:t>
    </w:r>
    <w:r w:rsidRPr="00593441">
      <w:rPr>
        <w:rFonts w:ascii="Times New Roman" w:hAnsi="Times New Roman" w:cs="Times New Roman"/>
        <w:sz w:val="20"/>
        <w:szCs w:val="20"/>
        <w:lang w:val="en-GB"/>
      </w:rPr>
      <w:t xml:space="preserve">(Honours) </w:t>
    </w:r>
  </w:p>
  <w:p w14:paraId="4BB9B210" w14:textId="08ECD0B3" w:rsidR="00C629FB" w:rsidRPr="00B91814" w:rsidRDefault="00C629FB" w:rsidP="00B91814">
    <w:pPr>
      <w:tabs>
        <w:tab w:val="center" w:pos="4513"/>
        <w:tab w:val="right" w:pos="9026"/>
      </w:tabs>
      <w:spacing w:after="0" w:line="240" w:lineRule="auto"/>
      <w:rPr>
        <w:lang w:val="en-GB"/>
      </w:rPr>
    </w:pPr>
    <w:r w:rsidRPr="00B91814">
      <w:rPr>
        <w:rFonts w:ascii="Times New Roman" w:hAnsi="Times New Roman" w:cs="Times New Roman"/>
        <w:sz w:val="20"/>
        <w:szCs w:val="20"/>
        <w:lang w:val="en-GB"/>
      </w:rPr>
      <w:t>Faculty of Information and Communication Technology (Kampar Campus), UTAR</w:t>
    </w:r>
  </w:p>
  <w:bookmarkEnd w:id="9"/>
  <w:p w14:paraId="2DF0FD0F" w14:textId="77777777" w:rsidR="00C629FB" w:rsidRDefault="00C629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1FF2F" w14:textId="77777777" w:rsidR="00B91814" w:rsidRDefault="00B91814">
    <w:pPr>
      <w:pStyle w:val="Footer"/>
      <w:jc w:val="right"/>
    </w:pPr>
    <w:r>
      <w:fldChar w:fldCharType="begin"/>
    </w:r>
    <w:r>
      <w:instrText xml:space="preserve"> PAGE   \* MERGEFORMAT </w:instrText>
    </w:r>
    <w:r>
      <w:fldChar w:fldCharType="separate"/>
    </w:r>
    <w:r w:rsidR="00966D8A">
      <w:rPr>
        <w:noProof/>
      </w:rPr>
      <w:t>6</w:t>
    </w:r>
    <w:r>
      <w:fldChar w:fldCharType="end"/>
    </w:r>
  </w:p>
  <w:p w14:paraId="5B2A2A3F" w14:textId="6478F2F6" w:rsidR="00593441" w:rsidRDefault="00593441" w:rsidP="00B91814">
    <w:pPr>
      <w:tabs>
        <w:tab w:val="center" w:pos="4513"/>
        <w:tab w:val="right" w:pos="9026"/>
      </w:tabs>
      <w:spacing w:after="0" w:line="240" w:lineRule="auto"/>
      <w:rPr>
        <w:rFonts w:ascii="Times New Roman" w:hAnsi="Times New Roman" w:cs="Times New Roman"/>
        <w:sz w:val="20"/>
        <w:szCs w:val="20"/>
        <w:lang w:val="en-GB"/>
      </w:rPr>
    </w:pPr>
    <w:r w:rsidRPr="00593441">
      <w:rPr>
        <w:rFonts w:ascii="Times New Roman" w:hAnsi="Times New Roman" w:cs="Times New Roman"/>
        <w:sz w:val="20"/>
        <w:szCs w:val="20"/>
        <w:lang w:val="en-GB"/>
      </w:rPr>
      <w:t xml:space="preserve">Bachelor of </w:t>
    </w:r>
    <w:r w:rsidR="00F23B3B" w:rsidRPr="00F23B3B">
      <w:rPr>
        <w:rFonts w:ascii="Times New Roman" w:hAnsi="Times New Roman" w:cs="Times New Roman"/>
        <w:sz w:val="20"/>
        <w:szCs w:val="20"/>
        <w:lang w:val="en-GB"/>
      </w:rPr>
      <w:t>Computer Science</w:t>
    </w:r>
    <w:r w:rsidR="00F23B3B" w:rsidRPr="00593441">
      <w:rPr>
        <w:rFonts w:ascii="Times New Roman" w:hAnsi="Times New Roman" w:cs="Times New Roman"/>
        <w:sz w:val="20"/>
        <w:szCs w:val="20"/>
        <w:lang w:val="en-GB"/>
      </w:rPr>
      <w:t xml:space="preserve"> </w:t>
    </w:r>
    <w:r w:rsidRPr="00593441">
      <w:rPr>
        <w:rFonts w:ascii="Times New Roman" w:hAnsi="Times New Roman" w:cs="Times New Roman"/>
        <w:sz w:val="20"/>
        <w:szCs w:val="20"/>
        <w:lang w:val="en-GB"/>
      </w:rPr>
      <w:t xml:space="preserve">(Honours) </w:t>
    </w:r>
  </w:p>
  <w:p w14:paraId="13BAD835" w14:textId="41AB13FA" w:rsidR="00B91814" w:rsidRPr="00B91814" w:rsidRDefault="00B91814" w:rsidP="00B91814">
    <w:pPr>
      <w:tabs>
        <w:tab w:val="center" w:pos="4513"/>
        <w:tab w:val="right" w:pos="9026"/>
      </w:tabs>
      <w:spacing w:after="0" w:line="240" w:lineRule="auto"/>
      <w:rPr>
        <w:lang w:val="en-GB"/>
      </w:rPr>
    </w:pPr>
    <w:r w:rsidRPr="00B91814">
      <w:rPr>
        <w:rFonts w:ascii="Times New Roman" w:hAnsi="Times New Roman" w:cs="Times New Roman"/>
        <w:sz w:val="20"/>
        <w:szCs w:val="20"/>
        <w:lang w:val="en-GB"/>
      </w:rPr>
      <w:t>Faculty of Information and Communication Technology (Kampar Campus), UTAR</w:t>
    </w:r>
  </w:p>
  <w:p w14:paraId="22FA7EC1" w14:textId="2F602ED2" w:rsidR="00B91814" w:rsidRPr="00B91814" w:rsidRDefault="00B91814" w:rsidP="00B91814">
    <w:pPr>
      <w:pStyle w:val="Footer"/>
      <w:rPr>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08218" w14:textId="27D245AE" w:rsidR="00B91814" w:rsidRDefault="00B91814">
    <w:pPr>
      <w:pStyle w:val="Footer"/>
      <w:jc w:val="right"/>
    </w:pPr>
    <w:r>
      <w:fldChar w:fldCharType="begin"/>
    </w:r>
    <w:r>
      <w:instrText xml:space="preserve"> PAGE   \* MERGEFORMAT </w:instrText>
    </w:r>
    <w:r>
      <w:fldChar w:fldCharType="separate"/>
    </w:r>
    <w:r w:rsidR="00966D8A">
      <w:rPr>
        <w:noProof/>
      </w:rPr>
      <w:t>1</w:t>
    </w:r>
    <w:r>
      <w:fldChar w:fldCharType="end"/>
    </w:r>
  </w:p>
  <w:p w14:paraId="4AA011CA" w14:textId="4F0278B1" w:rsidR="00593441" w:rsidRDefault="00593441" w:rsidP="00B91814">
    <w:pPr>
      <w:tabs>
        <w:tab w:val="center" w:pos="4513"/>
        <w:tab w:val="right" w:pos="9026"/>
      </w:tabs>
      <w:spacing w:after="0" w:line="240" w:lineRule="auto"/>
      <w:rPr>
        <w:rFonts w:ascii="Times New Roman" w:hAnsi="Times New Roman" w:cs="Times New Roman"/>
        <w:sz w:val="20"/>
        <w:szCs w:val="20"/>
        <w:lang w:val="en-GB"/>
      </w:rPr>
    </w:pPr>
    <w:r w:rsidRPr="00593441">
      <w:rPr>
        <w:rFonts w:ascii="Times New Roman" w:hAnsi="Times New Roman" w:cs="Times New Roman"/>
        <w:sz w:val="20"/>
        <w:szCs w:val="20"/>
        <w:lang w:val="en-GB"/>
      </w:rPr>
      <w:t xml:space="preserve">Bachelor of </w:t>
    </w:r>
    <w:r w:rsidR="00F23B3B" w:rsidRPr="00F23B3B">
      <w:rPr>
        <w:rFonts w:ascii="Times New Roman" w:hAnsi="Times New Roman" w:cs="Times New Roman"/>
        <w:sz w:val="20"/>
        <w:szCs w:val="20"/>
        <w:lang w:val="en-GB"/>
      </w:rPr>
      <w:t xml:space="preserve">Computer Science </w:t>
    </w:r>
    <w:r w:rsidRPr="00593441">
      <w:rPr>
        <w:rFonts w:ascii="Times New Roman" w:hAnsi="Times New Roman" w:cs="Times New Roman"/>
        <w:sz w:val="20"/>
        <w:szCs w:val="20"/>
        <w:lang w:val="en-GB"/>
      </w:rPr>
      <w:t xml:space="preserve">(Honours) </w:t>
    </w:r>
  </w:p>
  <w:p w14:paraId="22722829" w14:textId="6A474146" w:rsidR="00B91814" w:rsidRPr="00B91814" w:rsidRDefault="00B91814" w:rsidP="00B91814">
    <w:pPr>
      <w:tabs>
        <w:tab w:val="center" w:pos="4513"/>
        <w:tab w:val="right" w:pos="9026"/>
      </w:tabs>
      <w:spacing w:after="0" w:line="240" w:lineRule="auto"/>
      <w:rPr>
        <w:lang w:val="en-GB"/>
      </w:rPr>
    </w:pPr>
    <w:r w:rsidRPr="00B91814">
      <w:rPr>
        <w:rFonts w:ascii="Times New Roman" w:hAnsi="Times New Roman" w:cs="Times New Roman"/>
        <w:sz w:val="20"/>
        <w:szCs w:val="20"/>
        <w:lang w:val="en-GB"/>
      </w:rPr>
      <w:t>Faculty of Information and Communication Technology (Kampar Campus), UTAR</w:t>
    </w:r>
  </w:p>
  <w:p w14:paraId="6A9BB6D2" w14:textId="77777777" w:rsidR="00B91814" w:rsidRPr="00B91814" w:rsidRDefault="00B91814">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1D4FFC" w14:textId="77777777" w:rsidR="00D10BE8" w:rsidRDefault="00D10BE8" w:rsidP="00C65507">
      <w:pPr>
        <w:spacing w:after="0" w:line="240" w:lineRule="auto"/>
      </w:pPr>
      <w:r>
        <w:separator/>
      </w:r>
    </w:p>
  </w:footnote>
  <w:footnote w:type="continuationSeparator" w:id="0">
    <w:p w14:paraId="7A505E8B" w14:textId="77777777" w:rsidR="00D10BE8" w:rsidRDefault="00D10BE8" w:rsidP="00C65507">
      <w:pPr>
        <w:spacing w:after="0" w:line="240" w:lineRule="auto"/>
      </w:pPr>
      <w:r>
        <w:continuationSeparator/>
      </w:r>
    </w:p>
  </w:footnote>
  <w:footnote w:type="continuationNotice" w:id="1">
    <w:p w14:paraId="7D43ECF1" w14:textId="77777777" w:rsidR="00D10BE8" w:rsidRDefault="00D10B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4D05434A" w14:paraId="2F941DE2" w14:textId="77777777" w:rsidTr="4D05434A">
      <w:trPr>
        <w:trHeight w:val="300"/>
      </w:trPr>
      <w:tc>
        <w:tcPr>
          <w:tcW w:w="2765" w:type="dxa"/>
        </w:tcPr>
        <w:p w14:paraId="33188AC0" w14:textId="1CD6AC01" w:rsidR="4D05434A" w:rsidRDefault="4D05434A" w:rsidP="4D05434A">
          <w:pPr>
            <w:pStyle w:val="Header"/>
            <w:ind w:left="-115"/>
          </w:pPr>
        </w:p>
      </w:tc>
      <w:tc>
        <w:tcPr>
          <w:tcW w:w="2765" w:type="dxa"/>
        </w:tcPr>
        <w:p w14:paraId="63CE0388" w14:textId="09A7BEA3" w:rsidR="4D05434A" w:rsidRDefault="4D05434A" w:rsidP="4D05434A">
          <w:pPr>
            <w:pStyle w:val="Header"/>
            <w:jc w:val="center"/>
          </w:pPr>
        </w:p>
      </w:tc>
      <w:tc>
        <w:tcPr>
          <w:tcW w:w="2765" w:type="dxa"/>
        </w:tcPr>
        <w:p w14:paraId="50F1D186" w14:textId="072F8299" w:rsidR="4D05434A" w:rsidRDefault="4D05434A" w:rsidP="4D05434A">
          <w:pPr>
            <w:pStyle w:val="Header"/>
            <w:ind w:right="-115"/>
            <w:jc w:val="right"/>
          </w:pPr>
        </w:p>
      </w:tc>
    </w:tr>
  </w:tbl>
  <w:p w14:paraId="4F8565E4" w14:textId="013D3DE9" w:rsidR="4D05434A" w:rsidRDefault="4D05434A" w:rsidP="4D05434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242CD" w14:textId="77777777" w:rsidR="00357F9E" w:rsidRPr="00A108F9" w:rsidRDefault="00357F9E" w:rsidP="00A108F9">
    <w:pPr>
      <w:pStyle w:val="Header"/>
    </w:pPr>
    <w:r>
      <w:t>FYP 1 CHECKLIST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4E668" w14:textId="1968C947" w:rsidR="00C47491" w:rsidRDefault="00F713D9">
    <w:pPr>
      <w:pStyle w:val="Header"/>
    </w:pPr>
    <w:r>
      <w:t>Chapter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765"/>
      <w:gridCol w:w="2765"/>
      <w:gridCol w:w="2765"/>
    </w:tblGrid>
    <w:tr w:rsidR="4D05434A" w14:paraId="7CDDFBAD" w14:textId="77777777" w:rsidTr="4D05434A">
      <w:trPr>
        <w:trHeight w:val="300"/>
      </w:trPr>
      <w:tc>
        <w:tcPr>
          <w:tcW w:w="2765" w:type="dxa"/>
        </w:tcPr>
        <w:p w14:paraId="774E126E" w14:textId="30AC8977" w:rsidR="4D05434A" w:rsidRDefault="4D05434A" w:rsidP="4D05434A">
          <w:pPr>
            <w:pStyle w:val="Header"/>
            <w:ind w:left="-115"/>
          </w:pPr>
        </w:p>
      </w:tc>
      <w:tc>
        <w:tcPr>
          <w:tcW w:w="2765" w:type="dxa"/>
        </w:tcPr>
        <w:p w14:paraId="09888078" w14:textId="0616B11B" w:rsidR="4D05434A" w:rsidRDefault="4D05434A" w:rsidP="4D05434A">
          <w:pPr>
            <w:pStyle w:val="Header"/>
            <w:jc w:val="center"/>
          </w:pPr>
        </w:p>
      </w:tc>
      <w:tc>
        <w:tcPr>
          <w:tcW w:w="2765" w:type="dxa"/>
        </w:tcPr>
        <w:p w14:paraId="47B84B1B" w14:textId="70696CF6" w:rsidR="4D05434A" w:rsidRDefault="4D05434A" w:rsidP="4D05434A">
          <w:pPr>
            <w:pStyle w:val="Header"/>
            <w:ind w:right="-115"/>
            <w:jc w:val="right"/>
          </w:pPr>
        </w:p>
      </w:tc>
    </w:tr>
  </w:tbl>
  <w:p w14:paraId="4C7A14B6" w14:textId="19BAAE66" w:rsidR="4D05434A" w:rsidRDefault="4D05434A" w:rsidP="4D0543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DC7E5" w14:textId="4B94FE8B" w:rsidR="00A108F9" w:rsidRDefault="00A108F9">
    <w:pPr>
      <w:pStyle w:val="Header"/>
    </w:pPr>
    <w:r>
      <w:t>CHAP</w:t>
    </w:r>
    <w:r w:rsidR="005A5E08">
      <w:t>T</w:t>
    </w:r>
    <w:r>
      <w:t xml:space="preserve">ER </w:t>
    </w:r>
    <w:r w:rsidR="0077469B">
      <w:t>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4D36B" w14:textId="138F5111" w:rsidR="007D1541" w:rsidRDefault="00710FA7">
    <w:pPr>
      <w:pStyle w:val="Header"/>
    </w:pPr>
    <w:r>
      <w:t xml:space="preserve">CHAPTER </w:t>
    </w:r>
    <w:r w:rsidR="007D1541">
      <w:t>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08E19" w14:textId="004BD321" w:rsidR="00800419" w:rsidRDefault="00800419">
    <w:pPr>
      <w:pStyle w:val="Header"/>
    </w:pPr>
    <w:r>
      <w:t xml:space="preserve">CHAPTER </w:t>
    </w:r>
    <w:r w:rsidR="00051794">
      <w:t>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E3B18" w14:textId="2078F438" w:rsidR="00051794" w:rsidRDefault="00051794">
    <w:pPr>
      <w:pStyle w:val="Header"/>
    </w:pPr>
    <w:r>
      <w:t>CHAPTER 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93C2F" w14:textId="0482937D" w:rsidR="00051794" w:rsidRDefault="00051794">
    <w:pPr>
      <w:pStyle w:val="Header"/>
    </w:pPr>
    <w:r>
      <w:t>CHAPTER 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AE164" w14:textId="4A568B19" w:rsidR="00B91814" w:rsidRDefault="00710FA7">
    <w:pPr>
      <w:pStyle w:val="Header"/>
    </w:pPr>
    <w:r>
      <w:t>REFERENCES</w:t>
    </w:r>
  </w:p>
</w:hdr>
</file>

<file path=word/intelligence2.xml><?xml version="1.0" encoding="utf-8"?>
<int2:intelligence xmlns:int2="http://schemas.microsoft.com/office/intelligence/2020/intelligence" xmlns:oel="http://schemas.microsoft.com/office/2019/extlst">
  <int2:observations>
    <int2:textHash int2:hashCode="WSCGOWlFSrre3F" int2:id="7BzFoAVj">
      <int2:state int2:value="Rejected" int2:type="AugLoop_Text_Critique"/>
    </int2:textHash>
    <int2:textHash int2:hashCode="3xb/MlXm38d3sI" int2:id="opefVVzX">
      <int2:state int2:value="Rejected" int2:type="AugLoop_Text_Critique"/>
    </int2:textHash>
    <int2:textHash int2:hashCode="IFPzGpvqrTmQ8o" int2:id="5ZhvCrEe">
      <int2:state int2:value="Rejected" int2:type="AugLoop_Text_Critique"/>
    </int2:textHash>
    <int2:textHash int2:hashCode="bdD+gAEUW+xKEt" int2:id="6wEbaBpy">
      <int2:state int2:value="Rejected" int2:type="AugLoop_Text_Critique"/>
    </int2:textHash>
    <int2:textHash int2:hashCode="JswyF75kDoIgES" int2:id="BZclE4cc">
      <int2:state int2:value="Rejected" int2:type="AugLoop_Text_Critique"/>
    </int2:textHash>
    <int2:textHash int2:hashCode="WhqqXkQelgH3zK" int2:id="FQsOWUmJ">
      <int2:state int2:value="Rejected" int2:type="AugLoop_Text_Critique"/>
    </int2:textHash>
    <int2:textHash int2:hashCode="IjNkyw40XqlrEK" int2:id="JHFlydhr">
      <int2:state int2:value="Rejected" int2:type="AugLoop_Text_Critique"/>
    </int2:textHash>
    <int2:textHash int2:hashCode="KfEIq5LrhbJDiZ" int2:id="L6FErTQG">
      <int2:state int2:value="Rejected" int2:type="AugLoop_Text_Critique"/>
    </int2:textHash>
    <int2:textHash int2:hashCode="fZNQDIauWHs9n0" int2:id="Mve2t5GG">
      <int2:state int2:value="Rejected" int2:type="AugLoop_Text_Critique"/>
    </int2:textHash>
    <int2:textHash int2:hashCode="zJ2rUimeltABtM" int2:id="ZHZaFPMG">
      <int2:state int2:value="Rejected" int2:type="AugLoop_Text_Critique"/>
    </int2:textHash>
    <int2:textHash int2:hashCode="LlVgEA36Y6IQ0s" int2:id="fsHZgNch">
      <int2:state int2:value="Rejected" int2:type="AugLoop_Text_Critique"/>
    </int2:textHash>
    <int2:textHash int2:hashCode="YeL1HKi6tX7o6o" int2:id="nllNM0LT">
      <int2:state int2:value="Rejected" int2:type="AugLoop_Text_Critique"/>
    </int2:textHash>
    <int2:textHash int2:hashCode="+epXtsn7gGgb34" int2:id="sdpULYmq">
      <int2:state int2:value="Rejected" int2:type="AugLoop_Text_Critique"/>
    </int2:textHash>
    <int2:textHash int2:hashCode="mHBm5zUTwGGmec" int2:id="yq08Q91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225D2"/>
    <w:multiLevelType w:val="hybridMultilevel"/>
    <w:tmpl w:val="7092F3FE"/>
    <w:lvl w:ilvl="0" w:tplc="E13EA9F2">
      <w:start w:val="1"/>
      <w:numFmt w:val="decimal"/>
      <w:lvlText w:val="(%1)"/>
      <w:lvlJc w:val="left"/>
      <w:pPr>
        <w:ind w:left="720" w:hanging="360"/>
      </w:pPr>
    </w:lvl>
    <w:lvl w:ilvl="1" w:tplc="47DC257C">
      <w:start w:val="1"/>
      <w:numFmt w:val="lowerLetter"/>
      <w:lvlText w:val="%2."/>
      <w:lvlJc w:val="left"/>
      <w:pPr>
        <w:ind w:left="1440" w:hanging="360"/>
      </w:pPr>
    </w:lvl>
    <w:lvl w:ilvl="2" w:tplc="62EE9F14">
      <w:start w:val="1"/>
      <w:numFmt w:val="lowerRoman"/>
      <w:lvlText w:val="%3."/>
      <w:lvlJc w:val="right"/>
      <w:pPr>
        <w:ind w:left="2160" w:hanging="180"/>
      </w:pPr>
    </w:lvl>
    <w:lvl w:ilvl="3" w:tplc="67A6C8EE">
      <w:start w:val="1"/>
      <w:numFmt w:val="decimal"/>
      <w:lvlText w:val="%4."/>
      <w:lvlJc w:val="left"/>
      <w:pPr>
        <w:ind w:left="2880" w:hanging="360"/>
      </w:pPr>
    </w:lvl>
    <w:lvl w:ilvl="4" w:tplc="E2D212D4">
      <w:start w:val="1"/>
      <w:numFmt w:val="lowerLetter"/>
      <w:lvlText w:val="%5."/>
      <w:lvlJc w:val="left"/>
      <w:pPr>
        <w:ind w:left="3600" w:hanging="360"/>
      </w:pPr>
    </w:lvl>
    <w:lvl w:ilvl="5" w:tplc="AC9431C0">
      <w:start w:val="1"/>
      <w:numFmt w:val="lowerRoman"/>
      <w:lvlText w:val="%6."/>
      <w:lvlJc w:val="right"/>
      <w:pPr>
        <w:ind w:left="4320" w:hanging="180"/>
      </w:pPr>
    </w:lvl>
    <w:lvl w:ilvl="6" w:tplc="DD72EA40">
      <w:start w:val="1"/>
      <w:numFmt w:val="decimal"/>
      <w:lvlText w:val="%7."/>
      <w:lvlJc w:val="left"/>
      <w:pPr>
        <w:ind w:left="5040" w:hanging="360"/>
      </w:pPr>
    </w:lvl>
    <w:lvl w:ilvl="7" w:tplc="2C38AF76">
      <w:start w:val="1"/>
      <w:numFmt w:val="lowerLetter"/>
      <w:lvlText w:val="%8."/>
      <w:lvlJc w:val="left"/>
      <w:pPr>
        <w:ind w:left="5760" w:hanging="360"/>
      </w:pPr>
    </w:lvl>
    <w:lvl w:ilvl="8" w:tplc="CFBABBDE">
      <w:start w:val="1"/>
      <w:numFmt w:val="lowerRoman"/>
      <w:lvlText w:val="%9."/>
      <w:lvlJc w:val="right"/>
      <w:pPr>
        <w:ind w:left="6480" w:hanging="180"/>
      </w:pPr>
    </w:lvl>
  </w:abstractNum>
  <w:abstractNum w:abstractNumId="1" w15:restartNumberingAfterBreak="0">
    <w:nsid w:val="17B85533"/>
    <w:multiLevelType w:val="hybridMultilevel"/>
    <w:tmpl w:val="FB9E99B4"/>
    <w:lvl w:ilvl="0" w:tplc="325EC810">
      <w:start w:val="1"/>
      <w:numFmt w:val="decimal"/>
      <w:lvlText w:val="(%1)"/>
      <w:lvlJc w:val="left"/>
      <w:pPr>
        <w:ind w:left="720" w:hanging="360"/>
      </w:pPr>
    </w:lvl>
    <w:lvl w:ilvl="1" w:tplc="86FCD624">
      <w:start w:val="1"/>
      <w:numFmt w:val="lowerLetter"/>
      <w:lvlText w:val="%2."/>
      <w:lvlJc w:val="left"/>
      <w:pPr>
        <w:ind w:left="1440" w:hanging="360"/>
      </w:pPr>
    </w:lvl>
    <w:lvl w:ilvl="2" w:tplc="B12EBCF8">
      <w:start w:val="1"/>
      <w:numFmt w:val="lowerRoman"/>
      <w:lvlText w:val="%3."/>
      <w:lvlJc w:val="right"/>
      <w:pPr>
        <w:ind w:left="2160" w:hanging="180"/>
      </w:pPr>
    </w:lvl>
    <w:lvl w:ilvl="3" w:tplc="FF843202">
      <w:start w:val="1"/>
      <w:numFmt w:val="decimal"/>
      <w:lvlText w:val="%4."/>
      <w:lvlJc w:val="left"/>
      <w:pPr>
        <w:ind w:left="2880" w:hanging="360"/>
      </w:pPr>
    </w:lvl>
    <w:lvl w:ilvl="4" w:tplc="E55CA19E">
      <w:start w:val="1"/>
      <w:numFmt w:val="lowerLetter"/>
      <w:lvlText w:val="%5."/>
      <w:lvlJc w:val="left"/>
      <w:pPr>
        <w:ind w:left="3600" w:hanging="360"/>
      </w:pPr>
    </w:lvl>
    <w:lvl w:ilvl="5" w:tplc="D4D8DABA">
      <w:start w:val="1"/>
      <w:numFmt w:val="lowerRoman"/>
      <w:lvlText w:val="%6."/>
      <w:lvlJc w:val="right"/>
      <w:pPr>
        <w:ind w:left="4320" w:hanging="180"/>
      </w:pPr>
    </w:lvl>
    <w:lvl w:ilvl="6" w:tplc="9C3C34D6">
      <w:start w:val="1"/>
      <w:numFmt w:val="decimal"/>
      <w:lvlText w:val="%7."/>
      <w:lvlJc w:val="left"/>
      <w:pPr>
        <w:ind w:left="5040" w:hanging="360"/>
      </w:pPr>
    </w:lvl>
    <w:lvl w:ilvl="7" w:tplc="679C4E48">
      <w:start w:val="1"/>
      <w:numFmt w:val="lowerLetter"/>
      <w:lvlText w:val="%8."/>
      <w:lvlJc w:val="left"/>
      <w:pPr>
        <w:ind w:left="5760" w:hanging="360"/>
      </w:pPr>
    </w:lvl>
    <w:lvl w:ilvl="8" w:tplc="75245568">
      <w:start w:val="1"/>
      <w:numFmt w:val="lowerRoman"/>
      <w:lvlText w:val="%9."/>
      <w:lvlJc w:val="right"/>
      <w:pPr>
        <w:ind w:left="6480" w:hanging="180"/>
      </w:pPr>
    </w:lvl>
  </w:abstractNum>
  <w:abstractNum w:abstractNumId="2" w15:restartNumberingAfterBreak="0">
    <w:nsid w:val="1F9971AD"/>
    <w:multiLevelType w:val="multilevel"/>
    <w:tmpl w:val="83A863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5233EB"/>
    <w:multiLevelType w:val="hybridMultilevel"/>
    <w:tmpl w:val="019057AC"/>
    <w:lvl w:ilvl="0" w:tplc="DE529CAE">
      <w:start w:val="1"/>
      <w:numFmt w:val="bullet"/>
      <w:lvlText w:val="·"/>
      <w:lvlJc w:val="left"/>
      <w:pPr>
        <w:ind w:left="720" w:hanging="360"/>
      </w:pPr>
      <w:rPr>
        <w:rFonts w:ascii="Symbol" w:hAnsi="Symbol" w:hint="default"/>
      </w:rPr>
    </w:lvl>
    <w:lvl w:ilvl="1" w:tplc="6478A5A4">
      <w:start w:val="1"/>
      <w:numFmt w:val="bullet"/>
      <w:lvlText w:val="o"/>
      <w:lvlJc w:val="left"/>
      <w:pPr>
        <w:ind w:left="1440" w:hanging="360"/>
      </w:pPr>
      <w:rPr>
        <w:rFonts w:ascii="Courier New" w:hAnsi="Courier New" w:hint="default"/>
      </w:rPr>
    </w:lvl>
    <w:lvl w:ilvl="2" w:tplc="156C2150">
      <w:start w:val="1"/>
      <w:numFmt w:val="bullet"/>
      <w:lvlText w:val=""/>
      <w:lvlJc w:val="left"/>
      <w:pPr>
        <w:ind w:left="2160" w:hanging="360"/>
      </w:pPr>
      <w:rPr>
        <w:rFonts w:ascii="Wingdings" w:hAnsi="Wingdings" w:hint="default"/>
      </w:rPr>
    </w:lvl>
    <w:lvl w:ilvl="3" w:tplc="82463C76">
      <w:start w:val="1"/>
      <w:numFmt w:val="bullet"/>
      <w:lvlText w:val=""/>
      <w:lvlJc w:val="left"/>
      <w:pPr>
        <w:ind w:left="2880" w:hanging="360"/>
      </w:pPr>
      <w:rPr>
        <w:rFonts w:ascii="Symbol" w:hAnsi="Symbol" w:hint="default"/>
      </w:rPr>
    </w:lvl>
    <w:lvl w:ilvl="4" w:tplc="F434047A">
      <w:start w:val="1"/>
      <w:numFmt w:val="bullet"/>
      <w:lvlText w:val="o"/>
      <w:lvlJc w:val="left"/>
      <w:pPr>
        <w:ind w:left="3600" w:hanging="360"/>
      </w:pPr>
      <w:rPr>
        <w:rFonts w:ascii="Courier New" w:hAnsi="Courier New" w:hint="default"/>
      </w:rPr>
    </w:lvl>
    <w:lvl w:ilvl="5" w:tplc="1C8EB72C">
      <w:start w:val="1"/>
      <w:numFmt w:val="bullet"/>
      <w:lvlText w:val=""/>
      <w:lvlJc w:val="left"/>
      <w:pPr>
        <w:ind w:left="4320" w:hanging="360"/>
      </w:pPr>
      <w:rPr>
        <w:rFonts w:ascii="Wingdings" w:hAnsi="Wingdings" w:hint="default"/>
      </w:rPr>
    </w:lvl>
    <w:lvl w:ilvl="6" w:tplc="BD70FF6C">
      <w:start w:val="1"/>
      <w:numFmt w:val="bullet"/>
      <w:lvlText w:val=""/>
      <w:lvlJc w:val="left"/>
      <w:pPr>
        <w:ind w:left="5040" w:hanging="360"/>
      </w:pPr>
      <w:rPr>
        <w:rFonts w:ascii="Symbol" w:hAnsi="Symbol" w:hint="default"/>
      </w:rPr>
    </w:lvl>
    <w:lvl w:ilvl="7" w:tplc="69A09CF0">
      <w:start w:val="1"/>
      <w:numFmt w:val="bullet"/>
      <w:lvlText w:val="o"/>
      <w:lvlJc w:val="left"/>
      <w:pPr>
        <w:ind w:left="5760" w:hanging="360"/>
      </w:pPr>
      <w:rPr>
        <w:rFonts w:ascii="Courier New" w:hAnsi="Courier New" w:hint="default"/>
      </w:rPr>
    </w:lvl>
    <w:lvl w:ilvl="8" w:tplc="17161B5C">
      <w:start w:val="1"/>
      <w:numFmt w:val="bullet"/>
      <w:lvlText w:val=""/>
      <w:lvlJc w:val="left"/>
      <w:pPr>
        <w:ind w:left="6480" w:hanging="360"/>
      </w:pPr>
      <w:rPr>
        <w:rFonts w:ascii="Wingdings" w:hAnsi="Wingdings" w:hint="default"/>
      </w:rPr>
    </w:lvl>
  </w:abstractNum>
  <w:abstractNum w:abstractNumId="4" w15:restartNumberingAfterBreak="0">
    <w:nsid w:val="2E540E78"/>
    <w:multiLevelType w:val="hybridMultilevel"/>
    <w:tmpl w:val="27F0A63A"/>
    <w:lvl w:ilvl="0" w:tplc="B99C2BF8">
      <w:start w:val="1"/>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E65578C"/>
    <w:multiLevelType w:val="hybridMultilevel"/>
    <w:tmpl w:val="AB30D148"/>
    <w:lvl w:ilvl="0" w:tplc="469C51EA">
      <w:start w:val="1"/>
      <w:numFmt w:val="decimal"/>
      <w:lvlText w:val="(%1)"/>
      <w:lvlJc w:val="left"/>
      <w:pPr>
        <w:ind w:left="720" w:hanging="360"/>
      </w:pPr>
    </w:lvl>
    <w:lvl w:ilvl="1" w:tplc="176272B6">
      <w:start w:val="1"/>
      <w:numFmt w:val="lowerLetter"/>
      <w:lvlText w:val="%2."/>
      <w:lvlJc w:val="left"/>
      <w:pPr>
        <w:ind w:left="1440" w:hanging="360"/>
      </w:pPr>
    </w:lvl>
    <w:lvl w:ilvl="2" w:tplc="17580704">
      <w:start w:val="1"/>
      <w:numFmt w:val="lowerRoman"/>
      <w:lvlText w:val="%3."/>
      <w:lvlJc w:val="right"/>
      <w:pPr>
        <w:ind w:left="2160" w:hanging="180"/>
      </w:pPr>
    </w:lvl>
    <w:lvl w:ilvl="3" w:tplc="62ACD756">
      <w:start w:val="1"/>
      <w:numFmt w:val="decimal"/>
      <w:lvlText w:val="%4."/>
      <w:lvlJc w:val="left"/>
      <w:pPr>
        <w:ind w:left="2880" w:hanging="360"/>
      </w:pPr>
    </w:lvl>
    <w:lvl w:ilvl="4" w:tplc="B8729DA4">
      <w:start w:val="1"/>
      <w:numFmt w:val="lowerLetter"/>
      <w:lvlText w:val="%5."/>
      <w:lvlJc w:val="left"/>
      <w:pPr>
        <w:ind w:left="3600" w:hanging="360"/>
      </w:pPr>
    </w:lvl>
    <w:lvl w:ilvl="5" w:tplc="03808F38">
      <w:start w:val="1"/>
      <w:numFmt w:val="lowerRoman"/>
      <w:lvlText w:val="%6."/>
      <w:lvlJc w:val="right"/>
      <w:pPr>
        <w:ind w:left="4320" w:hanging="180"/>
      </w:pPr>
    </w:lvl>
    <w:lvl w:ilvl="6" w:tplc="047E9C06">
      <w:start w:val="1"/>
      <w:numFmt w:val="decimal"/>
      <w:lvlText w:val="%7."/>
      <w:lvlJc w:val="left"/>
      <w:pPr>
        <w:ind w:left="5040" w:hanging="360"/>
      </w:pPr>
    </w:lvl>
    <w:lvl w:ilvl="7" w:tplc="3B2ED81E">
      <w:start w:val="1"/>
      <w:numFmt w:val="lowerLetter"/>
      <w:lvlText w:val="%8."/>
      <w:lvlJc w:val="left"/>
      <w:pPr>
        <w:ind w:left="5760" w:hanging="360"/>
      </w:pPr>
    </w:lvl>
    <w:lvl w:ilvl="8" w:tplc="9E62B7F4">
      <w:start w:val="1"/>
      <w:numFmt w:val="lowerRoman"/>
      <w:lvlText w:val="%9."/>
      <w:lvlJc w:val="right"/>
      <w:pPr>
        <w:ind w:left="6480" w:hanging="180"/>
      </w:pPr>
    </w:lvl>
  </w:abstractNum>
  <w:abstractNum w:abstractNumId="6" w15:restartNumberingAfterBreak="0">
    <w:nsid w:val="3FC1041E"/>
    <w:multiLevelType w:val="multilevel"/>
    <w:tmpl w:val="23FA9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E6F45B"/>
    <w:multiLevelType w:val="hybridMultilevel"/>
    <w:tmpl w:val="971EBE32"/>
    <w:lvl w:ilvl="0" w:tplc="37866162">
      <w:start w:val="1"/>
      <w:numFmt w:val="decimal"/>
      <w:lvlText w:val="%1."/>
      <w:lvlJc w:val="left"/>
      <w:pPr>
        <w:ind w:left="720" w:hanging="360"/>
      </w:pPr>
    </w:lvl>
    <w:lvl w:ilvl="1" w:tplc="516C0B86">
      <w:start w:val="1"/>
      <w:numFmt w:val="lowerLetter"/>
      <w:lvlText w:val="%2."/>
      <w:lvlJc w:val="left"/>
      <w:pPr>
        <w:ind w:left="1440" w:hanging="360"/>
      </w:pPr>
    </w:lvl>
    <w:lvl w:ilvl="2" w:tplc="5352F2A4">
      <w:start w:val="3"/>
      <w:numFmt w:val="decimal"/>
      <w:lvlText w:val="%3.1.3"/>
      <w:lvlJc w:val="left"/>
      <w:pPr>
        <w:ind w:left="2160" w:hanging="180"/>
      </w:pPr>
    </w:lvl>
    <w:lvl w:ilvl="3" w:tplc="24565018">
      <w:start w:val="1"/>
      <w:numFmt w:val="decimal"/>
      <w:lvlText w:val="%4."/>
      <w:lvlJc w:val="left"/>
      <w:pPr>
        <w:ind w:left="2880" w:hanging="360"/>
      </w:pPr>
    </w:lvl>
    <w:lvl w:ilvl="4" w:tplc="16BECA18">
      <w:start w:val="1"/>
      <w:numFmt w:val="lowerLetter"/>
      <w:lvlText w:val="%5."/>
      <w:lvlJc w:val="left"/>
      <w:pPr>
        <w:ind w:left="3600" w:hanging="360"/>
      </w:pPr>
    </w:lvl>
    <w:lvl w:ilvl="5" w:tplc="89F021A8">
      <w:start w:val="1"/>
      <w:numFmt w:val="lowerRoman"/>
      <w:lvlText w:val="%6."/>
      <w:lvlJc w:val="right"/>
      <w:pPr>
        <w:ind w:left="4320" w:hanging="180"/>
      </w:pPr>
    </w:lvl>
    <w:lvl w:ilvl="6" w:tplc="992E18E8">
      <w:start w:val="1"/>
      <w:numFmt w:val="decimal"/>
      <w:lvlText w:val="%7."/>
      <w:lvlJc w:val="left"/>
      <w:pPr>
        <w:ind w:left="5040" w:hanging="360"/>
      </w:pPr>
    </w:lvl>
    <w:lvl w:ilvl="7" w:tplc="D1845096">
      <w:start w:val="1"/>
      <w:numFmt w:val="lowerLetter"/>
      <w:lvlText w:val="%8."/>
      <w:lvlJc w:val="left"/>
      <w:pPr>
        <w:ind w:left="5760" w:hanging="360"/>
      </w:pPr>
    </w:lvl>
    <w:lvl w:ilvl="8" w:tplc="DC66C760">
      <w:start w:val="1"/>
      <w:numFmt w:val="lowerRoman"/>
      <w:lvlText w:val="%9."/>
      <w:lvlJc w:val="right"/>
      <w:pPr>
        <w:ind w:left="6480" w:hanging="180"/>
      </w:pPr>
    </w:lvl>
  </w:abstractNum>
  <w:abstractNum w:abstractNumId="8" w15:restartNumberingAfterBreak="0">
    <w:nsid w:val="4CD42A0E"/>
    <w:multiLevelType w:val="hybridMultilevel"/>
    <w:tmpl w:val="1A1A9C0C"/>
    <w:lvl w:ilvl="0" w:tplc="C688E4AC">
      <w:start w:val="1"/>
      <w:numFmt w:val="lowerRoman"/>
      <w:lvlText w:val="%1."/>
      <w:lvlJc w:val="right"/>
      <w:pPr>
        <w:ind w:left="720" w:hanging="360"/>
      </w:pPr>
      <w:rPr>
        <w:rFonts w:hint="eastAsia"/>
        <w:em w:val="none"/>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59796502"/>
    <w:multiLevelType w:val="hybridMultilevel"/>
    <w:tmpl w:val="AF446EAE"/>
    <w:lvl w:ilvl="0" w:tplc="7A6628E6">
      <w:start w:val="1"/>
      <w:numFmt w:val="bullet"/>
      <w:lvlText w:val=""/>
      <w:lvlJc w:val="left"/>
      <w:pPr>
        <w:ind w:left="720" w:hanging="360"/>
      </w:pPr>
      <w:rPr>
        <w:rFonts w:ascii="Symbol" w:hAnsi="Symbol" w:hint="default"/>
      </w:rPr>
    </w:lvl>
    <w:lvl w:ilvl="1" w:tplc="4D8C70B0">
      <w:start w:val="1"/>
      <w:numFmt w:val="bullet"/>
      <w:lvlText w:val="o"/>
      <w:lvlJc w:val="left"/>
      <w:pPr>
        <w:ind w:left="1440" w:hanging="360"/>
      </w:pPr>
      <w:rPr>
        <w:rFonts w:ascii="Courier New" w:hAnsi="Courier New" w:hint="default"/>
      </w:rPr>
    </w:lvl>
    <w:lvl w:ilvl="2" w:tplc="96D4A7E6">
      <w:start w:val="1"/>
      <w:numFmt w:val="bullet"/>
      <w:lvlText w:val=""/>
      <w:lvlJc w:val="left"/>
      <w:pPr>
        <w:ind w:left="2160" w:hanging="360"/>
      </w:pPr>
      <w:rPr>
        <w:rFonts w:ascii="Wingdings" w:hAnsi="Wingdings" w:hint="default"/>
      </w:rPr>
    </w:lvl>
    <w:lvl w:ilvl="3" w:tplc="9F12E69E">
      <w:start w:val="1"/>
      <w:numFmt w:val="bullet"/>
      <w:lvlText w:val=""/>
      <w:lvlJc w:val="left"/>
      <w:pPr>
        <w:ind w:left="2880" w:hanging="360"/>
      </w:pPr>
      <w:rPr>
        <w:rFonts w:ascii="Symbol" w:hAnsi="Symbol" w:hint="default"/>
      </w:rPr>
    </w:lvl>
    <w:lvl w:ilvl="4" w:tplc="E5BE3CE4">
      <w:start w:val="1"/>
      <w:numFmt w:val="bullet"/>
      <w:lvlText w:val="o"/>
      <w:lvlJc w:val="left"/>
      <w:pPr>
        <w:ind w:left="3600" w:hanging="360"/>
      </w:pPr>
      <w:rPr>
        <w:rFonts w:ascii="Courier New" w:hAnsi="Courier New" w:hint="default"/>
      </w:rPr>
    </w:lvl>
    <w:lvl w:ilvl="5" w:tplc="6B94A1A4">
      <w:start w:val="1"/>
      <w:numFmt w:val="bullet"/>
      <w:lvlText w:val=""/>
      <w:lvlJc w:val="left"/>
      <w:pPr>
        <w:ind w:left="4320" w:hanging="360"/>
      </w:pPr>
      <w:rPr>
        <w:rFonts w:ascii="Wingdings" w:hAnsi="Wingdings" w:hint="default"/>
      </w:rPr>
    </w:lvl>
    <w:lvl w:ilvl="6" w:tplc="7E40DB58">
      <w:start w:val="1"/>
      <w:numFmt w:val="bullet"/>
      <w:lvlText w:val=""/>
      <w:lvlJc w:val="left"/>
      <w:pPr>
        <w:ind w:left="5040" w:hanging="360"/>
      </w:pPr>
      <w:rPr>
        <w:rFonts w:ascii="Symbol" w:hAnsi="Symbol" w:hint="default"/>
      </w:rPr>
    </w:lvl>
    <w:lvl w:ilvl="7" w:tplc="7A72E5AC">
      <w:start w:val="1"/>
      <w:numFmt w:val="bullet"/>
      <w:lvlText w:val="o"/>
      <w:lvlJc w:val="left"/>
      <w:pPr>
        <w:ind w:left="5760" w:hanging="360"/>
      </w:pPr>
      <w:rPr>
        <w:rFonts w:ascii="Courier New" w:hAnsi="Courier New" w:hint="default"/>
      </w:rPr>
    </w:lvl>
    <w:lvl w:ilvl="8" w:tplc="9126E7C8">
      <w:start w:val="1"/>
      <w:numFmt w:val="bullet"/>
      <w:lvlText w:val=""/>
      <w:lvlJc w:val="left"/>
      <w:pPr>
        <w:ind w:left="6480" w:hanging="360"/>
      </w:pPr>
      <w:rPr>
        <w:rFonts w:ascii="Wingdings" w:hAnsi="Wingdings" w:hint="default"/>
      </w:rPr>
    </w:lvl>
  </w:abstractNum>
  <w:abstractNum w:abstractNumId="10" w15:restartNumberingAfterBreak="0">
    <w:nsid w:val="5D22E665"/>
    <w:multiLevelType w:val="hybridMultilevel"/>
    <w:tmpl w:val="6B503788"/>
    <w:lvl w:ilvl="0" w:tplc="EE5A87A0">
      <w:start w:val="1"/>
      <w:numFmt w:val="decimal"/>
      <w:lvlText w:val="(%1)"/>
      <w:lvlJc w:val="left"/>
      <w:pPr>
        <w:ind w:left="720" w:hanging="360"/>
      </w:pPr>
    </w:lvl>
    <w:lvl w:ilvl="1" w:tplc="8278A58A">
      <w:start w:val="1"/>
      <w:numFmt w:val="lowerLetter"/>
      <w:lvlText w:val="%2."/>
      <w:lvlJc w:val="left"/>
      <w:pPr>
        <w:ind w:left="1440" w:hanging="360"/>
      </w:pPr>
    </w:lvl>
    <w:lvl w:ilvl="2" w:tplc="1EE8F840">
      <w:start w:val="1"/>
      <w:numFmt w:val="lowerRoman"/>
      <w:lvlText w:val="%3."/>
      <w:lvlJc w:val="right"/>
      <w:pPr>
        <w:ind w:left="2160" w:hanging="180"/>
      </w:pPr>
    </w:lvl>
    <w:lvl w:ilvl="3" w:tplc="6700F9C0">
      <w:start w:val="1"/>
      <w:numFmt w:val="decimal"/>
      <w:lvlText w:val="%4."/>
      <w:lvlJc w:val="left"/>
      <w:pPr>
        <w:ind w:left="2880" w:hanging="360"/>
      </w:pPr>
    </w:lvl>
    <w:lvl w:ilvl="4" w:tplc="CEF2CCD8">
      <w:start w:val="1"/>
      <w:numFmt w:val="lowerLetter"/>
      <w:lvlText w:val="%5."/>
      <w:lvlJc w:val="left"/>
      <w:pPr>
        <w:ind w:left="3600" w:hanging="360"/>
      </w:pPr>
    </w:lvl>
    <w:lvl w:ilvl="5" w:tplc="26EC87FC">
      <w:start w:val="1"/>
      <w:numFmt w:val="lowerRoman"/>
      <w:lvlText w:val="%6."/>
      <w:lvlJc w:val="right"/>
      <w:pPr>
        <w:ind w:left="4320" w:hanging="180"/>
      </w:pPr>
    </w:lvl>
    <w:lvl w:ilvl="6" w:tplc="403A4C90">
      <w:start w:val="1"/>
      <w:numFmt w:val="decimal"/>
      <w:lvlText w:val="%7."/>
      <w:lvlJc w:val="left"/>
      <w:pPr>
        <w:ind w:left="5040" w:hanging="360"/>
      </w:pPr>
    </w:lvl>
    <w:lvl w:ilvl="7" w:tplc="C2F6D3D6">
      <w:start w:val="1"/>
      <w:numFmt w:val="lowerLetter"/>
      <w:lvlText w:val="%8."/>
      <w:lvlJc w:val="left"/>
      <w:pPr>
        <w:ind w:left="5760" w:hanging="360"/>
      </w:pPr>
    </w:lvl>
    <w:lvl w:ilvl="8" w:tplc="6304FCFE">
      <w:start w:val="1"/>
      <w:numFmt w:val="lowerRoman"/>
      <w:lvlText w:val="%9."/>
      <w:lvlJc w:val="right"/>
      <w:pPr>
        <w:ind w:left="6480" w:hanging="180"/>
      </w:pPr>
    </w:lvl>
  </w:abstractNum>
  <w:abstractNum w:abstractNumId="11" w15:restartNumberingAfterBreak="0">
    <w:nsid w:val="67125887"/>
    <w:multiLevelType w:val="hybridMultilevel"/>
    <w:tmpl w:val="D6564196"/>
    <w:lvl w:ilvl="0" w:tplc="BB94D2DC">
      <w:start w:val="3"/>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6F1D44DE"/>
    <w:multiLevelType w:val="hybridMultilevel"/>
    <w:tmpl w:val="EB188106"/>
    <w:lvl w:ilvl="0" w:tplc="59D01D94">
      <w:start w:val="1"/>
      <w:numFmt w:val="decimal"/>
      <w:lvlText w:val="(%1)"/>
      <w:lvlJc w:val="left"/>
      <w:pPr>
        <w:ind w:left="720" w:hanging="360"/>
      </w:pPr>
    </w:lvl>
    <w:lvl w:ilvl="1" w:tplc="F856B342">
      <w:start w:val="1"/>
      <w:numFmt w:val="lowerLetter"/>
      <w:lvlText w:val="%2."/>
      <w:lvlJc w:val="left"/>
      <w:pPr>
        <w:ind w:left="1440" w:hanging="360"/>
      </w:pPr>
    </w:lvl>
    <w:lvl w:ilvl="2" w:tplc="685C18C0">
      <w:start w:val="1"/>
      <w:numFmt w:val="lowerRoman"/>
      <w:lvlText w:val="%3."/>
      <w:lvlJc w:val="right"/>
      <w:pPr>
        <w:ind w:left="2160" w:hanging="180"/>
      </w:pPr>
    </w:lvl>
    <w:lvl w:ilvl="3" w:tplc="CB32C300">
      <w:start w:val="1"/>
      <w:numFmt w:val="decimal"/>
      <w:lvlText w:val="%4."/>
      <w:lvlJc w:val="left"/>
      <w:pPr>
        <w:ind w:left="2880" w:hanging="360"/>
      </w:pPr>
    </w:lvl>
    <w:lvl w:ilvl="4" w:tplc="4A1A2C24">
      <w:start w:val="1"/>
      <w:numFmt w:val="lowerLetter"/>
      <w:lvlText w:val="%5."/>
      <w:lvlJc w:val="left"/>
      <w:pPr>
        <w:ind w:left="3600" w:hanging="360"/>
      </w:pPr>
    </w:lvl>
    <w:lvl w:ilvl="5" w:tplc="E35E44BC">
      <w:start w:val="1"/>
      <w:numFmt w:val="lowerRoman"/>
      <w:lvlText w:val="%6."/>
      <w:lvlJc w:val="right"/>
      <w:pPr>
        <w:ind w:left="4320" w:hanging="180"/>
      </w:pPr>
    </w:lvl>
    <w:lvl w:ilvl="6" w:tplc="401CC732">
      <w:start w:val="1"/>
      <w:numFmt w:val="decimal"/>
      <w:lvlText w:val="%7."/>
      <w:lvlJc w:val="left"/>
      <w:pPr>
        <w:ind w:left="5040" w:hanging="360"/>
      </w:pPr>
    </w:lvl>
    <w:lvl w:ilvl="7" w:tplc="65282EFE">
      <w:start w:val="1"/>
      <w:numFmt w:val="lowerLetter"/>
      <w:lvlText w:val="%8."/>
      <w:lvlJc w:val="left"/>
      <w:pPr>
        <w:ind w:left="5760" w:hanging="360"/>
      </w:pPr>
    </w:lvl>
    <w:lvl w:ilvl="8" w:tplc="3856C15A">
      <w:start w:val="1"/>
      <w:numFmt w:val="lowerRoman"/>
      <w:lvlText w:val="%9."/>
      <w:lvlJc w:val="right"/>
      <w:pPr>
        <w:ind w:left="6480" w:hanging="180"/>
      </w:pPr>
    </w:lvl>
  </w:abstractNum>
  <w:abstractNum w:abstractNumId="13" w15:restartNumberingAfterBreak="0">
    <w:nsid w:val="74C49D54"/>
    <w:multiLevelType w:val="hybridMultilevel"/>
    <w:tmpl w:val="F3BE759A"/>
    <w:lvl w:ilvl="0" w:tplc="36F81100">
      <w:start w:val="1"/>
      <w:numFmt w:val="decimal"/>
      <w:lvlText w:val="(%1)"/>
      <w:lvlJc w:val="left"/>
      <w:pPr>
        <w:ind w:left="720" w:hanging="360"/>
      </w:pPr>
    </w:lvl>
    <w:lvl w:ilvl="1" w:tplc="79623BD0">
      <w:start w:val="1"/>
      <w:numFmt w:val="lowerLetter"/>
      <w:lvlText w:val="%2."/>
      <w:lvlJc w:val="left"/>
      <w:pPr>
        <w:ind w:left="1440" w:hanging="360"/>
      </w:pPr>
    </w:lvl>
    <w:lvl w:ilvl="2" w:tplc="01BCF9DC">
      <w:start w:val="1"/>
      <w:numFmt w:val="lowerRoman"/>
      <w:lvlText w:val="%3."/>
      <w:lvlJc w:val="right"/>
      <w:pPr>
        <w:ind w:left="2160" w:hanging="180"/>
      </w:pPr>
    </w:lvl>
    <w:lvl w:ilvl="3" w:tplc="2EBA1640">
      <w:start w:val="1"/>
      <w:numFmt w:val="decimal"/>
      <w:lvlText w:val="%4."/>
      <w:lvlJc w:val="left"/>
      <w:pPr>
        <w:ind w:left="2880" w:hanging="360"/>
      </w:pPr>
    </w:lvl>
    <w:lvl w:ilvl="4" w:tplc="16B47F4E">
      <w:start w:val="1"/>
      <w:numFmt w:val="lowerLetter"/>
      <w:lvlText w:val="%5."/>
      <w:lvlJc w:val="left"/>
      <w:pPr>
        <w:ind w:left="3600" w:hanging="360"/>
      </w:pPr>
    </w:lvl>
    <w:lvl w:ilvl="5" w:tplc="3D08E4CC">
      <w:start w:val="1"/>
      <w:numFmt w:val="lowerRoman"/>
      <w:lvlText w:val="%6."/>
      <w:lvlJc w:val="right"/>
      <w:pPr>
        <w:ind w:left="4320" w:hanging="180"/>
      </w:pPr>
    </w:lvl>
    <w:lvl w:ilvl="6" w:tplc="F49C9ACE">
      <w:start w:val="1"/>
      <w:numFmt w:val="decimal"/>
      <w:lvlText w:val="%7."/>
      <w:lvlJc w:val="left"/>
      <w:pPr>
        <w:ind w:left="5040" w:hanging="360"/>
      </w:pPr>
    </w:lvl>
    <w:lvl w:ilvl="7" w:tplc="757ECDF0">
      <w:start w:val="1"/>
      <w:numFmt w:val="lowerLetter"/>
      <w:lvlText w:val="%8."/>
      <w:lvlJc w:val="left"/>
      <w:pPr>
        <w:ind w:left="5760" w:hanging="360"/>
      </w:pPr>
    </w:lvl>
    <w:lvl w:ilvl="8" w:tplc="E8361F66">
      <w:start w:val="1"/>
      <w:numFmt w:val="lowerRoman"/>
      <w:lvlText w:val="%9."/>
      <w:lvlJc w:val="right"/>
      <w:pPr>
        <w:ind w:left="6480" w:hanging="180"/>
      </w:pPr>
    </w:lvl>
  </w:abstractNum>
  <w:abstractNum w:abstractNumId="14" w15:restartNumberingAfterBreak="0">
    <w:nsid w:val="74E870B5"/>
    <w:multiLevelType w:val="hybridMultilevel"/>
    <w:tmpl w:val="B4ACC97A"/>
    <w:lvl w:ilvl="0" w:tplc="C1067D7A">
      <w:start w:val="1"/>
      <w:numFmt w:val="decimal"/>
      <w:lvlText w:val="(%1)"/>
      <w:lvlJc w:val="left"/>
      <w:pPr>
        <w:ind w:left="720" w:hanging="360"/>
      </w:pPr>
    </w:lvl>
    <w:lvl w:ilvl="1" w:tplc="15E2005A">
      <w:start w:val="1"/>
      <w:numFmt w:val="lowerLetter"/>
      <w:lvlText w:val="%2."/>
      <w:lvlJc w:val="left"/>
      <w:pPr>
        <w:ind w:left="1440" w:hanging="360"/>
      </w:pPr>
    </w:lvl>
    <w:lvl w:ilvl="2" w:tplc="C0760B1E">
      <w:start w:val="1"/>
      <w:numFmt w:val="lowerRoman"/>
      <w:lvlText w:val="%3."/>
      <w:lvlJc w:val="right"/>
      <w:pPr>
        <w:ind w:left="2160" w:hanging="180"/>
      </w:pPr>
    </w:lvl>
    <w:lvl w:ilvl="3" w:tplc="B7C4759C">
      <w:start w:val="1"/>
      <w:numFmt w:val="decimal"/>
      <w:lvlText w:val="%4."/>
      <w:lvlJc w:val="left"/>
      <w:pPr>
        <w:ind w:left="2880" w:hanging="360"/>
      </w:pPr>
    </w:lvl>
    <w:lvl w:ilvl="4" w:tplc="49F6B56E">
      <w:start w:val="1"/>
      <w:numFmt w:val="lowerLetter"/>
      <w:lvlText w:val="%5."/>
      <w:lvlJc w:val="left"/>
      <w:pPr>
        <w:ind w:left="3600" w:hanging="360"/>
      </w:pPr>
    </w:lvl>
    <w:lvl w:ilvl="5" w:tplc="CC9E490A">
      <w:start w:val="1"/>
      <w:numFmt w:val="lowerRoman"/>
      <w:lvlText w:val="%6."/>
      <w:lvlJc w:val="right"/>
      <w:pPr>
        <w:ind w:left="4320" w:hanging="180"/>
      </w:pPr>
    </w:lvl>
    <w:lvl w:ilvl="6" w:tplc="6A9EBB2A">
      <w:start w:val="1"/>
      <w:numFmt w:val="decimal"/>
      <w:lvlText w:val="%7."/>
      <w:lvlJc w:val="left"/>
      <w:pPr>
        <w:ind w:left="5040" w:hanging="360"/>
      </w:pPr>
    </w:lvl>
    <w:lvl w:ilvl="7" w:tplc="E810577A">
      <w:start w:val="1"/>
      <w:numFmt w:val="lowerLetter"/>
      <w:lvlText w:val="%8."/>
      <w:lvlJc w:val="left"/>
      <w:pPr>
        <w:ind w:left="5760" w:hanging="360"/>
      </w:pPr>
    </w:lvl>
    <w:lvl w:ilvl="8" w:tplc="449C784E">
      <w:start w:val="1"/>
      <w:numFmt w:val="lowerRoman"/>
      <w:lvlText w:val="%9."/>
      <w:lvlJc w:val="right"/>
      <w:pPr>
        <w:ind w:left="6480" w:hanging="180"/>
      </w:pPr>
    </w:lvl>
  </w:abstractNum>
  <w:abstractNum w:abstractNumId="15" w15:restartNumberingAfterBreak="0">
    <w:nsid w:val="7CB7B28F"/>
    <w:multiLevelType w:val="hybridMultilevel"/>
    <w:tmpl w:val="6400C15A"/>
    <w:lvl w:ilvl="0" w:tplc="505C347E">
      <w:start w:val="1"/>
      <w:numFmt w:val="lowerLetter"/>
      <w:lvlText w:val="(%1)"/>
      <w:lvlJc w:val="left"/>
      <w:pPr>
        <w:ind w:left="720" w:hanging="360"/>
      </w:pPr>
    </w:lvl>
    <w:lvl w:ilvl="1" w:tplc="1CA89FAA">
      <w:start w:val="1"/>
      <w:numFmt w:val="lowerLetter"/>
      <w:lvlText w:val="%2."/>
      <w:lvlJc w:val="left"/>
      <w:pPr>
        <w:ind w:left="1440" w:hanging="360"/>
      </w:pPr>
    </w:lvl>
    <w:lvl w:ilvl="2" w:tplc="D99E32DE">
      <w:start w:val="1"/>
      <w:numFmt w:val="lowerRoman"/>
      <w:lvlText w:val="%3."/>
      <w:lvlJc w:val="right"/>
      <w:pPr>
        <w:ind w:left="2160" w:hanging="180"/>
      </w:pPr>
    </w:lvl>
    <w:lvl w:ilvl="3" w:tplc="EF0EB602">
      <w:start w:val="1"/>
      <w:numFmt w:val="decimal"/>
      <w:lvlText w:val="%4."/>
      <w:lvlJc w:val="left"/>
      <w:pPr>
        <w:ind w:left="2880" w:hanging="360"/>
      </w:pPr>
    </w:lvl>
    <w:lvl w:ilvl="4" w:tplc="F4E81474">
      <w:start w:val="1"/>
      <w:numFmt w:val="lowerLetter"/>
      <w:lvlText w:val="%5."/>
      <w:lvlJc w:val="left"/>
      <w:pPr>
        <w:ind w:left="3600" w:hanging="360"/>
      </w:pPr>
    </w:lvl>
    <w:lvl w:ilvl="5" w:tplc="F2E25F02">
      <w:start w:val="1"/>
      <w:numFmt w:val="lowerRoman"/>
      <w:lvlText w:val="%6."/>
      <w:lvlJc w:val="right"/>
      <w:pPr>
        <w:ind w:left="4320" w:hanging="180"/>
      </w:pPr>
    </w:lvl>
    <w:lvl w:ilvl="6" w:tplc="2C3EA810">
      <w:start w:val="1"/>
      <w:numFmt w:val="decimal"/>
      <w:lvlText w:val="%7."/>
      <w:lvlJc w:val="left"/>
      <w:pPr>
        <w:ind w:left="5040" w:hanging="360"/>
      </w:pPr>
    </w:lvl>
    <w:lvl w:ilvl="7" w:tplc="1098078E">
      <w:start w:val="1"/>
      <w:numFmt w:val="lowerLetter"/>
      <w:lvlText w:val="%8."/>
      <w:lvlJc w:val="left"/>
      <w:pPr>
        <w:ind w:left="5760" w:hanging="360"/>
      </w:pPr>
    </w:lvl>
    <w:lvl w:ilvl="8" w:tplc="1A7C64EA">
      <w:start w:val="1"/>
      <w:numFmt w:val="lowerRoman"/>
      <w:lvlText w:val="%9."/>
      <w:lvlJc w:val="right"/>
      <w:pPr>
        <w:ind w:left="6480" w:hanging="180"/>
      </w:pPr>
    </w:lvl>
  </w:abstractNum>
  <w:num w:numId="1" w16cid:durableId="480539844">
    <w:abstractNumId w:val="13"/>
  </w:num>
  <w:num w:numId="2" w16cid:durableId="1659728780">
    <w:abstractNumId w:val="0"/>
  </w:num>
  <w:num w:numId="3" w16cid:durableId="1131217190">
    <w:abstractNumId w:val="12"/>
  </w:num>
  <w:num w:numId="4" w16cid:durableId="1191065325">
    <w:abstractNumId w:val="5"/>
  </w:num>
  <w:num w:numId="5" w16cid:durableId="352221860">
    <w:abstractNumId w:val="1"/>
  </w:num>
  <w:num w:numId="6" w16cid:durableId="1611744331">
    <w:abstractNumId w:val="15"/>
  </w:num>
  <w:num w:numId="7" w16cid:durableId="40832689">
    <w:abstractNumId w:val="10"/>
  </w:num>
  <w:num w:numId="8" w16cid:durableId="1109546396">
    <w:abstractNumId w:val="9"/>
  </w:num>
  <w:num w:numId="9" w16cid:durableId="964892234">
    <w:abstractNumId w:val="3"/>
  </w:num>
  <w:num w:numId="10" w16cid:durableId="958419066">
    <w:abstractNumId w:val="7"/>
  </w:num>
  <w:num w:numId="11" w16cid:durableId="169835788">
    <w:abstractNumId w:val="14"/>
  </w:num>
  <w:num w:numId="12" w16cid:durableId="645401800">
    <w:abstractNumId w:val="8"/>
  </w:num>
  <w:num w:numId="13" w16cid:durableId="2120755621">
    <w:abstractNumId w:val="2"/>
  </w:num>
  <w:num w:numId="14" w16cid:durableId="595215865">
    <w:abstractNumId w:val="4"/>
  </w:num>
  <w:num w:numId="15" w16cid:durableId="63459486">
    <w:abstractNumId w:val="11"/>
  </w:num>
  <w:num w:numId="16" w16cid:durableId="658194073">
    <w:abstractNumId w:val="6"/>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EM WAI PING">
    <w15:presenceInfo w15:providerId="AD" w15:userId="S::lemwaiping123@1utar.my::f36517ae-c4a2-499b-940b-f03a230d6dab"/>
  </w15:person>
  <w15:person w15:author="Lim Jia Qi">
    <w15:presenceInfo w15:providerId="AD" w15:userId="S::limjq@utar.edu.my::5a5e65de-3da5-4716-8f45-fa3a414b831f"/>
  </w15:person>
  <w15:person w15:author="YEO PEI HAN">
    <w15:presenceInfo w15:providerId="None" w15:userId="YEO PEI 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2E"/>
    <w:rsid w:val="00006B7D"/>
    <w:rsid w:val="00014059"/>
    <w:rsid w:val="00017C99"/>
    <w:rsid w:val="00023D36"/>
    <w:rsid w:val="0002436F"/>
    <w:rsid w:val="0003059A"/>
    <w:rsid w:val="00032830"/>
    <w:rsid w:val="000420FB"/>
    <w:rsid w:val="00042CC4"/>
    <w:rsid w:val="00044A99"/>
    <w:rsid w:val="00051794"/>
    <w:rsid w:val="0006023B"/>
    <w:rsid w:val="00062E8A"/>
    <w:rsid w:val="00077CB6"/>
    <w:rsid w:val="000806CF"/>
    <w:rsid w:val="000A055F"/>
    <w:rsid w:val="000A36CE"/>
    <w:rsid w:val="000A4157"/>
    <w:rsid w:val="000B0736"/>
    <w:rsid w:val="000B615D"/>
    <w:rsid w:val="000C4C58"/>
    <w:rsid w:val="000D0029"/>
    <w:rsid w:val="000D3EF1"/>
    <w:rsid w:val="000E0D17"/>
    <w:rsid w:val="000F362A"/>
    <w:rsid w:val="000F688E"/>
    <w:rsid w:val="00114E7B"/>
    <w:rsid w:val="00115B65"/>
    <w:rsid w:val="00117C3F"/>
    <w:rsid w:val="00125218"/>
    <w:rsid w:val="00127D41"/>
    <w:rsid w:val="00133AF6"/>
    <w:rsid w:val="00151126"/>
    <w:rsid w:val="001548E0"/>
    <w:rsid w:val="00161BD8"/>
    <w:rsid w:val="00162AF2"/>
    <w:rsid w:val="00170978"/>
    <w:rsid w:val="00172F4C"/>
    <w:rsid w:val="00175B65"/>
    <w:rsid w:val="00180607"/>
    <w:rsid w:val="00185A4A"/>
    <w:rsid w:val="00187F4A"/>
    <w:rsid w:val="001904CC"/>
    <w:rsid w:val="00195305"/>
    <w:rsid w:val="001B149D"/>
    <w:rsid w:val="001B4246"/>
    <w:rsid w:val="001B5FB3"/>
    <w:rsid w:val="001B72DF"/>
    <w:rsid w:val="001C4932"/>
    <w:rsid w:val="001D1EFF"/>
    <w:rsid w:val="001E60A3"/>
    <w:rsid w:val="00213FA4"/>
    <w:rsid w:val="00234869"/>
    <w:rsid w:val="002428B8"/>
    <w:rsid w:val="0024376B"/>
    <w:rsid w:val="002454D2"/>
    <w:rsid w:val="0025622F"/>
    <w:rsid w:val="00261045"/>
    <w:rsid w:val="00263A7B"/>
    <w:rsid w:val="002834B3"/>
    <w:rsid w:val="002903CE"/>
    <w:rsid w:val="00291D6C"/>
    <w:rsid w:val="002B18D7"/>
    <w:rsid w:val="002B2F8A"/>
    <w:rsid w:val="002B7827"/>
    <w:rsid w:val="002C5E5B"/>
    <w:rsid w:val="002D0923"/>
    <w:rsid w:val="002D0EFD"/>
    <w:rsid w:val="002D2357"/>
    <w:rsid w:val="002D36F8"/>
    <w:rsid w:val="002E5131"/>
    <w:rsid w:val="002E7A36"/>
    <w:rsid w:val="00301F1A"/>
    <w:rsid w:val="0031448F"/>
    <w:rsid w:val="00342D06"/>
    <w:rsid w:val="0034395B"/>
    <w:rsid w:val="00346266"/>
    <w:rsid w:val="003472CD"/>
    <w:rsid w:val="00354108"/>
    <w:rsid w:val="00355B84"/>
    <w:rsid w:val="00357F9E"/>
    <w:rsid w:val="00362202"/>
    <w:rsid w:val="00362698"/>
    <w:rsid w:val="0036E642"/>
    <w:rsid w:val="00370130"/>
    <w:rsid w:val="00370EEB"/>
    <w:rsid w:val="003719B9"/>
    <w:rsid w:val="0037234C"/>
    <w:rsid w:val="00377B1C"/>
    <w:rsid w:val="00377F22"/>
    <w:rsid w:val="00397849"/>
    <w:rsid w:val="003C141F"/>
    <w:rsid w:val="003C188D"/>
    <w:rsid w:val="003C23FD"/>
    <w:rsid w:val="003C51D5"/>
    <w:rsid w:val="003E36CC"/>
    <w:rsid w:val="003E6ED7"/>
    <w:rsid w:val="003F5CCB"/>
    <w:rsid w:val="003F72F7"/>
    <w:rsid w:val="0040328E"/>
    <w:rsid w:val="00424C9B"/>
    <w:rsid w:val="004341C0"/>
    <w:rsid w:val="00453384"/>
    <w:rsid w:val="004622E0"/>
    <w:rsid w:val="0047072F"/>
    <w:rsid w:val="00494178"/>
    <w:rsid w:val="0049476B"/>
    <w:rsid w:val="004A750D"/>
    <w:rsid w:val="004A7601"/>
    <w:rsid w:val="004B056B"/>
    <w:rsid w:val="004BE810"/>
    <w:rsid w:val="004E5CAE"/>
    <w:rsid w:val="004E5DD6"/>
    <w:rsid w:val="004F228B"/>
    <w:rsid w:val="004F328C"/>
    <w:rsid w:val="004F53E4"/>
    <w:rsid w:val="004F599C"/>
    <w:rsid w:val="005103B3"/>
    <w:rsid w:val="00514112"/>
    <w:rsid w:val="005272CB"/>
    <w:rsid w:val="00532F86"/>
    <w:rsid w:val="00534934"/>
    <w:rsid w:val="00537865"/>
    <w:rsid w:val="00541C2D"/>
    <w:rsid w:val="00541F04"/>
    <w:rsid w:val="00545C65"/>
    <w:rsid w:val="005504E0"/>
    <w:rsid w:val="005509EC"/>
    <w:rsid w:val="00552C42"/>
    <w:rsid w:val="00562DAD"/>
    <w:rsid w:val="005670F4"/>
    <w:rsid w:val="00581A89"/>
    <w:rsid w:val="00587044"/>
    <w:rsid w:val="00593441"/>
    <w:rsid w:val="005A0BAC"/>
    <w:rsid w:val="005A27BE"/>
    <w:rsid w:val="005A5E08"/>
    <w:rsid w:val="005B5AFC"/>
    <w:rsid w:val="005D0E5D"/>
    <w:rsid w:val="005E4896"/>
    <w:rsid w:val="005F3812"/>
    <w:rsid w:val="005F4A11"/>
    <w:rsid w:val="006059C9"/>
    <w:rsid w:val="00610AFE"/>
    <w:rsid w:val="0061757C"/>
    <w:rsid w:val="0062099F"/>
    <w:rsid w:val="00620AED"/>
    <w:rsid w:val="00637ACB"/>
    <w:rsid w:val="0065516B"/>
    <w:rsid w:val="00662EC2"/>
    <w:rsid w:val="0066E599"/>
    <w:rsid w:val="00671BF1"/>
    <w:rsid w:val="00682543"/>
    <w:rsid w:val="00684CF0"/>
    <w:rsid w:val="006857B8"/>
    <w:rsid w:val="00692AA0"/>
    <w:rsid w:val="006B0817"/>
    <w:rsid w:val="006B6A21"/>
    <w:rsid w:val="006C0B07"/>
    <w:rsid w:val="006D3BD3"/>
    <w:rsid w:val="006D47DB"/>
    <w:rsid w:val="006D5043"/>
    <w:rsid w:val="006E3B19"/>
    <w:rsid w:val="0070456D"/>
    <w:rsid w:val="0071063A"/>
    <w:rsid w:val="00710FA7"/>
    <w:rsid w:val="00723CDD"/>
    <w:rsid w:val="00726C1A"/>
    <w:rsid w:val="0073294D"/>
    <w:rsid w:val="00735700"/>
    <w:rsid w:val="00751407"/>
    <w:rsid w:val="00751502"/>
    <w:rsid w:val="0075174B"/>
    <w:rsid w:val="00753827"/>
    <w:rsid w:val="00770B10"/>
    <w:rsid w:val="00771D4E"/>
    <w:rsid w:val="0077469B"/>
    <w:rsid w:val="0079682E"/>
    <w:rsid w:val="007A3423"/>
    <w:rsid w:val="007B23F2"/>
    <w:rsid w:val="007C65B9"/>
    <w:rsid w:val="007D1541"/>
    <w:rsid w:val="007E4C78"/>
    <w:rsid w:val="00800419"/>
    <w:rsid w:val="0080625D"/>
    <w:rsid w:val="00816B5F"/>
    <w:rsid w:val="00816FD4"/>
    <w:rsid w:val="00823F71"/>
    <w:rsid w:val="00825CDE"/>
    <w:rsid w:val="00831104"/>
    <w:rsid w:val="00854665"/>
    <w:rsid w:val="008567E6"/>
    <w:rsid w:val="00861885"/>
    <w:rsid w:val="00873CEF"/>
    <w:rsid w:val="00887225"/>
    <w:rsid w:val="008A544D"/>
    <w:rsid w:val="008A7382"/>
    <w:rsid w:val="008C2AF5"/>
    <w:rsid w:val="008C467A"/>
    <w:rsid w:val="008F58E8"/>
    <w:rsid w:val="008F635C"/>
    <w:rsid w:val="009427AF"/>
    <w:rsid w:val="00950227"/>
    <w:rsid w:val="009538AA"/>
    <w:rsid w:val="00956625"/>
    <w:rsid w:val="009600EB"/>
    <w:rsid w:val="00962120"/>
    <w:rsid w:val="00965219"/>
    <w:rsid w:val="00966D8A"/>
    <w:rsid w:val="00966FD9"/>
    <w:rsid w:val="009723BE"/>
    <w:rsid w:val="00984548"/>
    <w:rsid w:val="00985D3B"/>
    <w:rsid w:val="00986C07"/>
    <w:rsid w:val="00986E8E"/>
    <w:rsid w:val="009B4E0D"/>
    <w:rsid w:val="009D6C01"/>
    <w:rsid w:val="009F1F58"/>
    <w:rsid w:val="009F4A35"/>
    <w:rsid w:val="009F68F8"/>
    <w:rsid w:val="00A01259"/>
    <w:rsid w:val="00A021FC"/>
    <w:rsid w:val="00A108F9"/>
    <w:rsid w:val="00A21CEE"/>
    <w:rsid w:val="00A27641"/>
    <w:rsid w:val="00A44AF7"/>
    <w:rsid w:val="00A53F44"/>
    <w:rsid w:val="00A54283"/>
    <w:rsid w:val="00A5685A"/>
    <w:rsid w:val="00A65E03"/>
    <w:rsid w:val="00A70357"/>
    <w:rsid w:val="00A75A03"/>
    <w:rsid w:val="00A77D82"/>
    <w:rsid w:val="00AA1CE6"/>
    <w:rsid w:val="00AA47E2"/>
    <w:rsid w:val="00AB1FC6"/>
    <w:rsid w:val="00AC1D46"/>
    <w:rsid w:val="00AC5676"/>
    <w:rsid w:val="00AC5A2A"/>
    <w:rsid w:val="00AD2157"/>
    <w:rsid w:val="00AD68A9"/>
    <w:rsid w:val="00AE1185"/>
    <w:rsid w:val="00AE730D"/>
    <w:rsid w:val="00AF0CE3"/>
    <w:rsid w:val="00AF4BA4"/>
    <w:rsid w:val="00AF6349"/>
    <w:rsid w:val="00AF77F1"/>
    <w:rsid w:val="00B03170"/>
    <w:rsid w:val="00B05663"/>
    <w:rsid w:val="00B061F3"/>
    <w:rsid w:val="00B07AD1"/>
    <w:rsid w:val="00B26C35"/>
    <w:rsid w:val="00B27A12"/>
    <w:rsid w:val="00B32703"/>
    <w:rsid w:val="00B411E9"/>
    <w:rsid w:val="00B4279A"/>
    <w:rsid w:val="00B47B15"/>
    <w:rsid w:val="00B608CC"/>
    <w:rsid w:val="00B646B1"/>
    <w:rsid w:val="00B73265"/>
    <w:rsid w:val="00B87C26"/>
    <w:rsid w:val="00B9126A"/>
    <w:rsid w:val="00B91814"/>
    <w:rsid w:val="00B91E5B"/>
    <w:rsid w:val="00BA2709"/>
    <w:rsid w:val="00BC3FA3"/>
    <w:rsid w:val="00BC5031"/>
    <w:rsid w:val="00BC674D"/>
    <w:rsid w:val="00BD5018"/>
    <w:rsid w:val="00BE1759"/>
    <w:rsid w:val="00BE35A1"/>
    <w:rsid w:val="00BF03E8"/>
    <w:rsid w:val="00C127E0"/>
    <w:rsid w:val="00C129F7"/>
    <w:rsid w:val="00C35BCE"/>
    <w:rsid w:val="00C368E1"/>
    <w:rsid w:val="00C37D64"/>
    <w:rsid w:val="00C47491"/>
    <w:rsid w:val="00C54066"/>
    <w:rsid w:val="00C629FB"/>
    <w:rsid w:val="00C6548A"/>
    <w:rsid w:val="00C65507"/>
    <w:rsid w:val="00C662E4"/>
    <w:rsid w:val="00C66CB4"/>
    <w:rsid w:val="00C72193"/>
    <w:rsid w:val="00C736DC"/>
    <w:rsid w:val="00C77EBF"/>
    <w:rsid w:val="00C80145"/>
    <w:rsid w:val="00C94EA3"/>
    <w:rsid w:val="00C97EF3"/>
    <w:rsid w:val="00CA2DE2"/>
    <w:rsid w:val="00CB4955"/>
    <w:rsid w:val="00CB506A"/>
    <w:rsid w:val="00CC4B9C"/>
    <w:rsid w:val="00CE1626"/>
    <w:rsid w:val="00CE66FD"/>
    <w:rsid w:val="00CF035F"/>
    <w:rsid w:val="00CF0CC9"/>
    <w:rsid w:val="00D00C62"/>
    <w:rsid w:val="00D00FBE"/>
    <w:rsid w:val="00D05DF9"/>
    <w:rsid w:val="00D10BE8"/>
    <w:rsid w:val="00D14B83"/>
    <w:rsid w:val="00D1600E"/>
    <w:rsid w:val="00D33828"/>
    <w:rsid w:val="00D47D99"/>
    <w:rsid w:val="00D56B00"/>
    <w:rsid w:val="00D6626C"/>
    <w:rsid w:val="00D7052E"/>
    <w:rsid w:val="00D72C00"/>
    <w:rsid w:val="00D75544"/>
    <w:rsid w:val="00D80F7C"/>
    <w:rsid w:val="00D81779"/>
    <w:rsid w:val="00D82A39"/>
    <w:rsid w:val="00D95D79"/>
    <w:rsid w:val="00DA1865"/>
    <w:rsid w:val="00DA1C34"/>
    <w:rsid w:val="00DA7EEF"/>
    <w:rsid w:val="00DD2F79"/>
    <w:rsid w:val="00DD40BE"/>
    <w:rsid w:val="00DE5AE0"/>
    <w:rsid w:val="00DE604F"/>
    <w:rsid w:val="00DE7B40"/>
    <w:rsid w:val="00E03847"/>
    <w:rsid w:val="00E0562F"/>
    <w:rsid w:val="00E4027D"/>
    <w:rsid w:val="00E46030"/>
    <w:rsid w:val="00E50288"/>
    <w:rsid w:val="00E70045"/>
    <w:rsid w:val="00E84236"/>
    <w:rsid w:val="00E8550C"/>
    <w:rsid w:val="00E930B7"/>
    <w:rsid w:val="00E93276"/>
    <w:rsid w:val="00E94A9C"/>
    <w:rsid w:val="00E95E53"/>
    <w:rsid w:val="00E9605B"/>
    <w:rsid w:val="00E9783C"/>
    <w:rsid w:val="00EA6B75"/>
    <w:rsid w:val="00EA7D83"/>
    <w:rsid w:val="00EB3605"/>
    <w:rsid w:val="00EC777C"/>
    <w:rsid w:val="00EE3F34"/>
    <w:rsid w:val="00EF3CEF"/>
    <w:rsid w:val="00EF5D5F"/>
    <w:rsid w:val="00F03A17"/>
    <w:rsid w:val="00F113C2"/>
    <w:rsid w:val="00F215F8"/>
    <w:rsid w:val="00F23B3B"/>
    <w:rsid w:val="00F317D8"/>
    <w:rsid w:val="00F357C8"/>
    <w:rsid w:val="00F713D9"/>
    <w:rsid w:val="00F72E97"/>
    <w:rsid w:val="00F750AB"/>
    <w:rsid w:val="00F805B7"/>
    <w:rsid w:val="00F83358"/>
    <w:rsid w:val="00F83F29"/>
    <w:rsid w:val="00F903FF"/>
    <w:rsid w:val="00F93107"/>
    <w:rsid w:val="00FA0771"/>
    <w:rsid w:val="00FA12CC"/>
    <w:rsid w:val="00FB2D6F"/>
    <w:rsid w:val="00FB3E90"/>
    <w:rsid w:val="00FB44F6"/>
    <w:rsid w:val="00FB6625"/>
    <w:rsid w:val="00FC26FE"/>
    <w:rsid w:val="00FC26FF"/>
    <w:rsid w:val="00FD01F6"/>
    <w:rsid w:val="00FD7A81"/>
    <w:rsid w:val="00FF0E2E"/>
    <w:rsid w:val="00FFD445"/>
    <w:rsid w:val="0106EC14"/>
    <w:rsid w:val="0110079E"/>
    <w:rsid w:val="01180166"/>
    <w:rsid w:val="012B18C6"/>
    <w:rsid w:val="012C9807"/>
    <w:rsid w:val="01A28FE0"/>
    <w:rsid w:val="01C501FD"/>
    <w:rsid w:val="01CE65EF"/>
    <w:rsid w:val="01D1D923"/>
    <w:rsid w:val="01D985C8"/>
    <w:rsid w:val="01FA0FEB"/>
    <w:rsid w:val="022C36B3"/>
    <w:rsid w:val="0230A24B"/>
    <w:rsid w:val="023FAFC3"/>
    <w:rsid w:val="0246B329"/>
    <w:rsid w:val="025E67AB"/>
    <w:rsid w:val="027153F3"/>
    <w:rsid w:val="0287549B"/>
    <w:rsid w:val="02C6CBF9"/>
    <w:rsid w:val="02CCD01C"/>
    <w:rsid w:val="02DB535A"/>
    <w:rsid w:val="03197BF0"/>
    <w:rsid w:val="0326F49B"/>
    <w:rsid w:val="03718F91"/>
    <w:rsid w:val="03732326"/>
    <w:rsid w:val="038660B7"/>
    <w:rsid w:val="038CDBB7"/>
    <w:rsid w:val="038F9F2A"/>
    <w:rsid w:val="03A54A37"/>
    <w:rsid w:val="03A70687"/>
    <w:rsid w:val="03CBD373"/>
    <w:rsid w:val="03D97A71"/>
    <w:rsid w:val="03DEBD70"/>
    <w:rsid w:val="03F170EE"/>
    <w:rsid w:val="03FCB67F"/>
    <w:rsid w:val="0415DA4B"/>
    <w:rsid w:val="04428055"/>
    <w:rsid w:val="046FA5FF"/>
    <w:rsid w:val="047C85D8"/>
    <w:rsid w:val="0482E4B8"/>
    <w:rsid w:val="049F5421"/>
    <w:rsid w:val="04AB0C99"/>
    <w:rsid w:val="04B29EDD"/>
    <w:rsid w:val="04CFCEFA"/>
    <w:rsid w:val="04DC56F0"/>
    <w:rsid w:val="04E530CE"/>
    <w:rsid w:val="04FC14E5"/>
    <w:rsid w:val="050206C8"/>
    <w:rsid w:val="05046064"/>
    <w:rsid w:val="05053D72"/>
    <w:rsid w:val="051AA12E"/>
    <w:rsid w:val="0526A373"/>
    <w:rsid w:val="052C5CD5"/>
    <w:rsid w:val="0552A6D8"/>
    <w:rsid w:val="0552DE41"/>
    <w:rsid w:val="0556DD5B"/>
    <w:rsid w:val="05574974"/>
    <w:rsid w:val="0575D188"/>
    <w:rsid w:val="05960E44"/>
    <w:rsid w:val="059FF8B1"/>
    <w:rsid w:val="05A4F09F"/>
    <w:rsid w:val="05AD465D"/>
    <w:rsid w:val="05EA160C"/>
    <w:rsid w:val="05EF8752"/>
    <w:rsid w:val="05F8D0BF"/>
    <w:rsid w:val="05F9BDF5"/>
    <w:rsid w:val="061C22B2"/>
    <w:rsid w:val="06213FEC"/>
    <w:rsid w:val="063E3B8F"/>
    <w:rsid w:val="0649E922"/>
    <w:rsid w:val="064DF88B"/>
    <w:rsid w:val="06569F5B"/>
    <w:rsid w:val="065A9512"/>
    <w:rsid w:val="06619E0A"/>
    <w:rsid w:val="06783A94"/>
    <w:rsid w:val="069DE6F9"/>
    <w:rsid w:val="06B67DF8"/>
    <w:rsid w:val="06C668FB"/>
    <w:rsid w:val="06D00ABE"/>
    <w:rsid w:val="06D91296"/>
    <w:rsid w:val="06F7672A"/>
    <w:rsid w:val="070F4D18"/>
    <w:rsid w:val="072C6D09"/>
    <w:rsid w:val="073D00B7"/>
    <w:rsid w:val="07506FB5"/>
    <w:rsid w:val="07776EA2"/>
    <w:rsid w:val="0786850B"/>
    <w:rsid w:val="079BAB78"/>
    <w:rsid w:val="07A02F9C"/>
    <w:rsid w:val="07A3DB64"/>
    <w:rsid w:val="07B1B9CE"/>
    <w:rsid w:val="07D18F92"/>
    <w:rsid w:val="07FCDE3A"/>
    <w:rsid w:val="0827C87B"/>
    <w:rsid w:val="082FF930"/>
    <w:rsid w:val="083C72C1"/>
    <w:rsid w:val="0844A8BE"/>
    <w:rsid w:val="0856D277"/>
    <w:rsid w:val="085792FA"/>
    <w:rsid w:val="0870D121"/>
    <w:rsid w:val="0887553C"/>
    <w:rsid w:val="08A9A28A"/>
    <w:rsid w:val="08C8F28D"/>
    <w:rsid w:val="08CA1E05"/>
    <w:rsid w:val="08D1D2F6"/>
    <w:rsid w:val="09070632"/>
    <w:rsid w:val="09201F01"/>
    <w:rsid w:val="0922338D"/>
    <w:rsid w:val="09295D54"/>
    <w:rsid w:val="096E9013"/>
    <w:rsid w:val="096EA9F8"/>
    <w:rsid w:val="097D7919"/>
    <w:rsid w:val="098D87D3"/>
    <w:rsid w:val="09B13853"/>
    <w:rsid w:val="09B9C660"/>
    <w:rsid w:val="09CF3141"/>
    <w:rsid w:val="09DB8936"/>
    <w:rsid w:val="09F5221E"/>
    <w:rsid w:val="0A2E1AB7"/>
    <w:rsid w:val="0A3031EF"/>
    <w:rsid w:val="0A46DAC8"/>
    <w:rsid w:val="0A508F0C"/>
    <w:rsid w:val="0A55BE6D"/>
    <w:rsid w:val="0A817783"/>
    <w:rsid w:val="0A947946"/>
    <w:rsid w:val="0AC0AF68"/>
    <w:rsid w:val="0AC6B8ED"/>
    <w:rsid w:val="0AD3D1BB"/>
    <w:rsid w:val="0AD87873"/>
    <w:rsid w:val="0AF3EACA"/>
    <w:rsid w:val="0B0CE3E8"/>
    <w:rsid w:val="0B0CE6D8"/>
    <w:rsid w:val="0B0EABF4"/>
    <w:rsid w:val="0B59713A"/>
    <w:rsid w:val="0B876F1E"/>
    <w:rsid w:val="0BA8C872"/>
    <w:rsid w:val="0BCAB932"/>
    <w:rsid w:val="0BEBFE05"/>
    <w:rsid w:val="0BECA933"/>
    <w:rsid w:val="0BF7038F"/>
    <w:rsid w:val="0C071627"/>
    <w:rsid w:val="0C0D6225"/>
    <w:rsid w:val="0C19F4F0"/>
    <w:rsid w:val="0C2ADF3A"/>
    <w:rsid w:val="0C38E507"/>
    <w:rsid w:val="0C4EBE45"/>
    <w:rsid w:val="0C6AE943"/>
    <w:rsid w:val="0C74C309"/>
    <w:rsid w:val="0CBB07FC"/>
    <w:rsid w:val="0CCCA692"/>
    <w:rsid w:val="0CD6C44D"/>
    <w:rsid w:val="0CDF609D"/>
    <w:rsid w:val="0CFA9524"/>
    <w:rsid w:val="0D0C8A92"/>
    <w:rsid w:val="0D413F43"/>
    <w:rsid w:val="0D4191D9"/>
    <w:rsid w:val="0D5820D8"/>
    <w:rsid w:val="0D614B6D"/>
    <w:rsid w:val="0D6F626B"/>
    <w:rsid w:val="0D82F1E5"/>
    <w:rsid w:val="0DB1AD7C"/>
    <w:rsid w:val="0DC73946"/>
    <w:rsid w:val="0DC7C1BC"/>
    <w:rsid w:val="0DDBF98F"/>
    <w:rsid w:val="0DFB263F"/>
    <w:rsid w:val="0E251950"/>
    <w:rsid w:val="0ECDDB78"/>
    <w:rsid w:val="0ED4BFC2"/>
    <w:rsid w:val="0EFF9DEF"/>
    <w:rsid w:val="0F062565"/>
    <w:rsid w:val="0F17CC9E"/>
    <w:rsid w:val="0F21B331"/>
    <w:rsid w:val="0F229BAE"/>
    <w:rsid w:val="0F2A8281"/>
    <w:rsid w:val="0F3C1B9D"/>
    <w:rsid w:val="0F3F21AB"/>
    <w:rsid w:val="0F439EEA"/>
    <w:rsid w:val="0F56CB48"/>
    <w:rsid w:val="0F69498F"/>
    <w:rsid w:val="0F969AC7"/>
    <w:rsid w:val="0FB33252"/>
    <w:rsid w:val="0FBDF171"/>
    <w:rsid w:val="0FC59CEB"/>
    <w:rsid w:val="0FCD222B"/>
    <w:rsid w:val="0FF5A61E"/>
    <w:rsid w:val="10177FE2"/>
    <w:rsid w:val="1019A83C"/>
    <w:rsid w:val="105407B1"/>
    <w:rsid w:val="106D0C55"/>
    <w:rsid w:val="1077259E"/>
    <w:rsid w:val="108E27BD"/>
    <w:rsid w:val="109658FA"/>
    <w:rsid w:val="10AE97EA"/>
    <w:rsid w:val="10CBAB4A"/>
    <w:rsid w:val="10D00368"/>
    <w:rsid w:val="10E56B65"/>
    <w:rsid w:val="10F7E391"/>
    <w:rsid w:val="10FC1F6E"/>
    <w:rsid w:val="11230D6B"/>
    <w:rsid w:val="1128BB0F"/>
    <w:rsid w:val="11338B65"/>
    <w:rsid w:val="1143BD1A"/>
    <w:rsid w:val="11848588"/>
    <w:rsid w:val="1186F1D4"/>
    <w:rsid w:val="11B9EB1A"/>
    <w:rsid w:val="11C364A4"/>
    <w:rsid w:val="11C647B9"/>
    <w:rsid w:val="11C8C87D"/>
    <w:rsid w:val="11E47E8B"/>
    <w:rsid w:val="12085F2E"/>
    <w:rsid w:val="1226D522"/>
    <w:rsid w:val="126C2058"/>
    <w:rsid w:val="12960041"/>
    <w:rsid w:val="129DD9C8"/>
    <w:rsid w:val="12A6CDD6"/>
    <w:rsid w:val="12A7A176"/>
    <w:rsid w:val="130249FD"/>
    <w:rsid w:val="1342F984"/>
    <w:rsid w:val="134822C4"/>
    <w:rsid w:val="134E07D0"/>
    <w:rsid w:val="1386ADB8"/>
    <w:rsid w:val="13A4EB04"/>
    <w:rsid w:val="13A68E2D"/>
    <w:rsid w:val="13A7C7B1"/>
    <w:rsid w:val="13B145DF"/>
    <w:rsid w:val="13B8FF49"/>
    <w:rsid w:val="13CB0682"/>
    <w:rsid w:val="13E6087C"/>
    <w:rsid w:val="13F6808D"/>
    <w:rsid w:val="1418FB2F"/>
    <w:rsid w:val="14513577"/>
    <w:rsid w:val="14670F72"/>
    <w:rsid w:val="146F7BB8"/>
    <w:rsid w:val="14A65E91"/>
    <w:rsid w:val="14A99F9F"/>
    <w:rsid w:val="14B669C0"/>
    <w:rsid w:val="14DBD3E9"/>
    <w:rsid w:val="14E71CA0"/>
    <w:rsid w:val="15098403"/>
    <w:rsid w:val="151D0CA4"/>
    <w:rsid w:val="15407A24"/>
    <w:rsid w:val="154C9C67"/>
    <w:rsid w:val="154F0106"/>
    <w:rsid w:val="15510422"/>
    <w:rsid w:val="1551F403"/>
    <w:rsid w:val="155AFF32"/>
    <w:rsid w:val="155B7FA7"/>
    <w:rsid w:val="157D5EF9"/>
    <w:rsid w:val="15A21D2A"/>
    <w:rsid w:val="15B877E7"/>
    <w:rsid w:val="15BC9659"/>
    <w:rsid w:val="16296735"/>
    <w:rsid w:val="16321F48"/>
    <w:rsid w:val="163DE67F"/>
    <w:rsid w:val="165E0CA1"/>
    <w:rsid w:val="16705605"/>
    <w:rsid w:val="1677A9B9"/>
    <w:rsid w:val="167C7625"/>
    <w:rsid w:val="169EEF54"/>
    <w:rsid w:val="16A53318"/>
    <w:rsid w:val="16AB40C0"/>
    <w:rsid w:val="16B20898"/>
    <w:rsid w:val="16EA5EA2"/>
    <w:rsid w:val="16F6A959"/>
    <w:rsid w:val="171819C6"/>
    <w:rsid w:val="17690CA5"/>
    <w:rsid w:val="1791E049"/>
    <w:rsid w:val="17937F3C"/>
    <w:rsid w:val="17BD70A5"/>
    <w:rsid w:val="17ED96DC"/>
    <w:rsid w:val="1811410D"/>
    <w:rsid w:val="1829EEB0"/>
    <w:rsid w:val="185DEB38"/>
    <w:rsid w:val="18773459"/>
    <w:rsid w:val="189F2BF6"/>
    <w:rsid w:val="18B93B63"/>
    <w:rsid w:val="18BA68D8"/>
    <w:rsid w:val="18E34081"/>
    <w:rsid w:val="18E54D02"/>
    <w:rsid w:val="18EF5749"/>
    <w:rsid w:val="18F60F8B"/>
    <w:rsid w:val="18F7E66B"/>
    <w:rsid w:val="19099C03"/>
    <w:rsid w:val="19287B66"/>
    <w:rsid w:val="192DE2F3"/>
    <w:rsid w:val="19313F32"/>
    <w:rsid w:val="19424871"/>
    <w:rsid w:val="19481EE6"/>
    <w:rsid w:val="195F3499"/>
    <w:rsid w:val="1988516D"/>
    <w:rsid w:val="199EB960"/>
    <w:rsid w:val="19C155D2"/>
    <w:rsid w:val="19C98CA2"/>
    <w:rsid w:val="19D4D7C8"/>
    <w:rsid w:val="19F818B8"/>
    <w:rsid w:val="1A008A4F"/>
    <w:rsid w:val="1A0B5E52"/>
    <w:rsid w:val="1A2DFF6D"/>
    <w:rsid w:val="1A4CB6A1"/>
    <w:rsid w:val="1A5D8A2C"/>
    <w:rsid w:val="1A6200BB"/>
    <w:rsid w:val="1A954CAB"/>
    <w:rsid w:val="1AB5E435"/>
    <w:rsid w:val="1AEEC032"/>
    <w:rsid w:val="1B036DE7"/>
    <w:rsid w:val="1B30A2E7"/>
    <w:rsid w:val="1B42836C"/>
    <w:rsid w:val="1B57BC2C"/>
    <w:rsid w:val="1B5D9907"/>
    <w:rsid w:val="1B676795"/>
    <w:rsid w:val="1B751DC6"/>
    <w:rsid w:val="1B9E499C"/>
    <w:rsid w:val="1BA3B8F6"/>
    <w:rsid w:val="1BAE05C4"/>
    <w:rsid w:val="1BE2A5C7"/>
    <w:rsid w:val="1BF559BE"/>
    <w:rsid w:val="1BFB181E"/>
    <w:rsid w:val="1C075D31"/>
    <w:rsid w:val="1C219AD1"/>
    <w:rsid w:val="1C4F0EE7"/>
    <w:rsid w:val="1C6D9B21"/>
    <w:rsid w:val="1CA23BCE"/>
    <w:rsid w:val="1CB273A9"/>
    <w:rsid w:val="1CB6902C"/>
    <w:rsid w:val="1CB8BFE5"/>
    <w:rsid w:val="1CEC5312"/>
    <w:rsid w:val="1D1C0062"/>
    <w:rsid w:val="1D297D2D"/>
    <w:rsid w:val="1D379B35"/>
    <w:rsid w:val="1D63A673"/>
    <w:rsid w:val="1D83FB5E"/>
    <w:rsid w:val="1D8438CF"/>
    <w:rsid w:val="1D9E5B6C"/>
    <w:rsid w:val="1DA7B8C8"/>
    <w:rsid w:val="1DC33F99"/>
    <w:rsid w:val="1DCA6217"/>
    <w:rsid w:val="1DCBEF9B"/>
    <w:rsid w:val="1DE4E164"/>
    <w:rsid w:val="1DF3D428"/>
    <w:rsid w:val="1E08A166"/>
    <w:rsid w:val="1E23D170"/>
    <w:rsid w:val="1E2DC94E"/>
    <w:rsid w:val="1E36D9B7"/>
    <w:rsid w:val="1E410ABD"/>
    <w:rsid w:val="1E44E442"/>
    <w:rsid w:val="1E584770"/>
    <w:rsid w:val="1E65D4A9"/>
    <w:rsid w:val="1E7BD523"/>
    <w:rsid w:val="1E816003"/>
    <w:rsid w:val="1ED98AE1"/>
    <w:rsid w:val="1EE77361"/>
    <w:rsid w:val="1F067207"/>
    <w:rsid w:val="1F12BD4C"/>
    <w:rsid w:val="1F30DF3B"/>
    <w:rsid w:val="1F386A87"/>
    <w:rsid w:val="1F5D8A91"/>
    <w:rsid w:val="1F61567D"/>
    <w:rsid w:val="1F8AAB42"/>
    <w:rsid w:val="1F984082"/>
    <w:rsid w:val="1FC06765"/>
    <w:rsid w:val="1FC6D360"/>
    <w:rsid w:val="1FCA3663"/>
    <w:rsid w:val="1FED8CC2"/>
    <w:rsid w:val="1FF143A0"/>
    <w:rsid w:val="1FF5AA41"/>
    <w:rsid w:val="1FFEFBF6"/>
    <w:rsid w:val="200114CD"/>
    <w:rsid w:val="200B66F1"/>
    <w:rsid w:val="20507B22"/>
    <w:rsid w:val="205B5B64"/>
    <w:rsid w:val="20880ED1"/>
    <w:rsid w:val="2094F238"/>
    <w:rsid w:val="209823A1"/>
    <w:rsid w:val="209EF8C2"/>
    <w:rsid w:val="20A32CE0"/>
    <w:rsid w:val="20B7B0E8"/>
    <w:rsid w:val="20DF3C88"/>
    <w:rsid w:val="210420D1"/>
    <w:rsid w:val="210FDF1D"/>
    <w:rsid w:val="2117A094"/>
    <w:rsid w:val="211FF947"/>
    <w:rsid w:val="21266A74"/>
    <w:rsid w:val="21398621"/>
    <w:rsid w:val="2165CD80"/>
    <w:rsid w:val="216E78EC"/>
    <w:rsid w:val="219432E5"/>
    <w:rsid w:val="21A881FB"/>
    <w:rsid w:val="21BB317F"/>
    <w:rsid w:val="21CE21AA"/>
    <w:rsid w:val="21E0A3F7"/>
    <w:rsid w:val="21FBE379"/>
    <w:rsid w:val="227F9F2A"/>
    <w:rsid w:val="2281A544"/>
    <w:rsid w:val="2292D79D"/>
    <w:rsid w:val="22CB3C18"/>
    <w:rsid w:val="22DCE964"/>
    <w:rsid w:val="22E1E409"/>
    <w:rsid w:val="22E5B8AB"/>
    <w:rsid w:val="22F7E20F"/>
    <w:rsid w:val="23006082"/>
    <w:rsid w:val="230DA7E3"/>
    <w:rsid w:val="2313B478"/>
    <w:rsid w:val="2334E748"/>
    <w:rsid w:val="23353025"/>
    <w:rsid w:val="233CEF05"/>
    <w:rsid w:val="234FBEA3"/>
    <w:rsid w:val="2364F6DF"/>
    <w:rsid w:val="2382642D"/>
    <w:rsid w:val="2395DD99"/>
    <w:rsid w:val="23AA30E3"/>
    <w:rsid w:val="23AB6347"/>
    <w:rsid w:val="23C7B4E1"/>
    <w:rsid w:val="23E8CA8B"/>
    <w:rsid w:val="23EAEC36"/>
    <w:rsid w:val="23F32369"/>
    <w:rsid w:val="23F4D549"/>
    <w:rsid w:val="23F5DF29"/>
    <w:rsid w:val="240A1E53"/>
    <w:rsid w:val="2427F37E"/>
    <w:rsid w:val="2462876A"/>
    <w:rsid w:val="2470FEA2"/>
    <w:rsid w:val="24840A5F"/>
    <w:rsid w:val="249B809B"/>
    <w:rsid w:val="24A90C0C"/>
    <w:rsid w:val="24B39164"/>
    <w:rsid w:val="24BB9A57"/>
    <w:rsid w:val="24CF13C0"/>
    <w:rsid w:val="24D0972C"/>
    <w:rsid w:val="24E92F79"/>
    <w:rsid w:val="24F814A7"/>
    <w:rsid w:val="2539301B"/>
    <w:rsid w:val="253AEB6A"/>
    <w:rsid w:val="2546CFC1"/>
    <w:rsid w:val="255A9CED"/>
    <w:rsid w:val="255CC7F7"/>
    <w:rsid w:val="25626A83"/>
    <w:rsid w:val="256DC3EE"/>
    <w:rsid w:val="257CCCB8"/>
    <w:rsid w:val="25913B94"/>
    <w:rsid w:val="25B9E856"/>
    <w:rsid w:val="25DF7C71"/>
    <w:rsid w:val="25EAE88E"/>
    <w:rsid w:val="25F91557"/>
    <w:rsid w:val="26132096"/>
    <w:rsid w:val="264143E1"/>
    <w:rsid w:val="2642DE86"/>
    <w:rsid w:val="26483E5C"/>
    <w:rsid w:val="265024A7"/>
    <w:rsid w:val="265E89E5"/>
    <w:rsid w:val="26A03E1D"/>
    <w:rsid w:val="26A5B2F2"/>
    <w:rsid w:val="26B118E4"/>
    <w:rsid w:val="26C68FBA"/>
    <w:rsid w:val="26DB1FCB"/>
    <w:rsid w:val="26F77C4F"/>
    <w:rsid w:val="27125C12"/>
    <w:rsid w:val="2719098A"/>
    <w:rsid w:val="27236543"/>
    <w:rsid w:val="27238C98"/>
    <w:rsid w:val="274B3497"/>
    <w:rsid w:val="279702BF"/>
    <w:rsid w:val="27B0BE3A"/>
    <w:rsid w:val="27E80573"/>
    <w:rsid w:val="27EB85E3"/>
    <w:rsid w:val="27EDBF28"/>
    <w:rsid w:val="2800FA7E"/>
    <w:rsid w:val="280DB711"/>
    <w:rsid w:val="2823EDBD"/>
    <w:rsid w:val="282819A6"/>
    <w:rsid w:val="284052D9"/>
    <w:rsid w:val="2853EAA5"/>
    <w:rsid w:val="285F9B22"/>
    <w:rsid w:val="286C032E"/>
    <w:rsid w:val="28757C9B"/>
    <w:rsid w:val="28AD1606"/>
    <w:rsid w:val="28C16B77"/>
    <w:rsid w:val="28D18263"/>
    <w:rsid w:val="290FD436"/>
    <w:rsid w:val="294374AA"/>
    <w:rsid w:val="2952BC92"/>
    <w:rsid w:val="2954638D"/>
    <w:rsid w:val="29546945"/>
    <w:rsid w:val="299A0C16"/>
    <w:rsid w:val="29ECBAD2"/>
    <w:rsid w:val="29EE1020"/>
    <w:rsid w:val="2A06A27C"/>
    <w:rsid w:val="2A09B567"/>
    <w:rsid w:val="2A13B890"/>
    <w:rsid w:val="2A1ACBF8"/>
    <w:rsid w:val="2A2DDE34"/>
    <w:rsid w:val="2A36C62F"/>
    <w:rsid w:val="2A4870C3"/>
    <w:rsid w:val="2A4AD9F7"/>
    <w:rsid w:val="2A5B1E83"/>
    <w:rsid w:val="2A75594A"/>
    <w:rsid w:val="2AA33A97"/>
    <w:rsid w:val="2AD17AA4"/>
    <w:rsid w:val="2AD7929B"/>
    <w:rsid w:val="2AE3F9E0"/>
    <w:rsid w:val="2B0C3777"/>
    <w:rsid w:val="2B23099A"/>
    <w:rsid w:val="2B3AD315"/>
    <w:rsid w:val="2B7638AF"/>
    <w:rsid w:val="2B8B552E"/>
    <w:rsid w:val="2B91164D"/>
    <w:rsid w:val="2B9E23FD"/>
    <w:rsid w:val="2BB12684"/>
    <w:rsid w:val="2BB8A271"/>
    <w:rsid w:val="2BC7CED9"/>
    <w:rsid w:val="2BD5F41F"/>
    <w:rsid w:val="2BD5F92F"/>
    <w:rsid w:val="2C45F568"/>
    <w:rsid w:val="2CC03A60"/>
    <w:rsid w:val="2CCA9FB5"/>
    <w:rsid w:val="2CCB33EE"/>
    <w:rsid w:val="2CCC8792"/>
    <w:rsid w:val="2CD273A3"/>
    <w:rsid w:val="2CDAE8AC"/>
    <w:rsid w:val="2CFA168F"/>
    <w:rsid w:val="2D1E6574"/>
    <w:rsid w:val="2D206980"/>
    <w:rsid w:val="2D320503"/>
    <w:rsid w:val="2D878903"/>
    <w:rsid w:val="2DA13A8A"/>
    <w:rsid w:val="2DD23640"/>
    <w:rsid w:val="2DD695F3"/>
    <w:rsid w:val="2DDBC784"/>
    <w:rsid w:val="2DE7879D"/>
    <w:rsid w:val="2E08958E"/>
    <w:rsid w:val="2E1A0C58"/>
    <w:rsid w:val="2E3B24B7"/>
    <w:rsid w:val="2E4280F7"/>
    <w:rsid w:val="2E4F8883"/>
    <w:rsid w:val="2E69961B"/>
    <w:rsid w:val="2E7C60C5"/>
    <w:rsid w:val="2E8E270A"/>
    <w:rsid w:val="2EBD74EF"/>
    <w:rsid w:val="2EE028A0"/>
    <w:rsid w:val="2EF357D7"/>
    <w:rsid w:val="2F00700E"/>
    <w:rsid w:val="2F242ABE"/>
    <w:rsid w:val="2F2F7CDB"/>
    <w:rsid w:val="2FB26B72"/>
    <w:rsid w:val="2FCDF470"/>
    <w:rsid w:val="2FDCA81B"/>
    <w:rsid w:val="2FF48F76"/>
    <w:rsid w:val="2FF5FA9B"/>
    <w:rsid w:val="300B658B"/>
    <w:rsid w:val="301332FD"/>
    <w:rsid w:val="301BDC77"/>
    <w:rsid w:val="3024F88C"/>
    <w:rsid w:val="302E661B"/>
    <w:rsid w:val="305F90A7"/>
    <w:rsid w:val="307F14BB"/>
    <w:rsid w:val="308CC20E"/>
    <w:rsid w:val="308F976C"/>
    <w:rsid w:val="30979BCE"/>
    <w:rsid w:val="30B79CE5"/>
    <w:rsid w:val="30B92FA3"/>
    <w:rsid w:val="30D75592"/>
    <w:rsid w:val="30D919F8"/>
    <w:rsid w:val="3115DB12"/>
    <w:rsid w:val="312D635B"/>
    <w:rsid w:val="313508CA"/>
    <w:rsid w:val="315B2F80"/>
    <w:rsid w:val="31735753"/>
    <w:rsid w:val="317BF0DA"/>
    <w:rsid w:val="3184AE5E"/>
    <w:rsid w:val="319805DA"/>
    <w:rsid w:val="31E5D2B2"/>
    <w:rsid w:val="31EEFA23"/>
    <w:rsid w:val="321D3093"/>
    <w:rsid w:val="3226CF98"/>
    <w:rsid w:val="3243A111"/>
    <w:rsid w:val="3267B10B"/>
    <w:rsid w:val="32C69766"/>
    <w:rsid w:val="32DB30AA"/>
    <w:rsid w:val="330496F2"/>
    <w:rsid w:val="331CE154"/>
    <w:rsid w:val="332BC961"/>
    <w:rsid w:val="332DEB36"/>
    <w:rsid w:val="33386C47"/>
    <w:rsid w:val="333AB4BE"/>
    <w:rsid w:val="33630717"/>
    <w:rsid w:val="336FEB0D"/>
    <w:rsid w:val="3380512B"/>
    <w:rsid w:val="338E0486"/>
    <w:rsid w:val="339DAE6C"/>
    <w:rsid w:val="33A16C7D"/>
    <w:rsid w:val="33A7D421"/>
    <w:rsid w:val="33AD4DC8"/>
    <w:rsid w:val="33EDB7A0"/>
    <w:rsid w:val="33F7B4B4"/>
    <w:rsid w:val="33F7DC57"/>
    <w:rsid w:val="33F99FB2"/>
    <w:rsid w:val="3403DBF6"/>
    <w:rsid w:val="340571A6"/>
    <w:rsid w:val="3409DEE1"/>
    <w:rsid w:val="344BEE75"/>
    <w:rsid w:val="345A223D"/>
    <w:rsid w:val="347ED2BC"/>
    <w:rsid w:val="3487BEA1"/>
    <w:rsid w:val="34B49DFD"/>
    <w:rsid w:val="34B67D95"/>
    <w:rsid w:val="34B7E754"/>
    <w:rsid w:val="34C9C95E"/>
    <w:rsid w:val="35132164"/>
    <w:rsid w:val="3535C591"/>
    <w:rsid w:val="354CC524"/>
    <w:rsid w:val="355301EE"/>
    <w:rsid w:val="3564877E"/>
    <w:rsid w:val="35ECC741"/>
    <w:rsid w:val="35FB9E55"/>
    <w:rsid w:val="3620BCEC"/>
    <w:rsid w:val="365B839C"/>
    <w:rsid w:val="366055A0"/>
    <w:rsid w:val="36907DAA"/>
    <w:rsid w:val="36B0DBD9"/>
    <w:rsid w:val="36EF472A"/>
    <w:rsid w:val="36FDFCCD"/>
    <w:rsid w:val="370B0C62"/>
    <w:rsid w:val="37110112"/>
    <w:rsid w:val="372035B7"/>
    <w:rsid w:val="374AAA12"/>
    <w:rsid w:val="375735FC"/>
    <w:rsid w:val="375F5874"/>
    <w:rsid w:val="376520F7"/>
    <w:rsid w:val="376A37B2"/>
    <w:rsid w:val="3775531E"/>
    <w:rsid w:val="37A90430"/>
    <w:rsid w:val="37C0F613"/>
    <w:rsid w:val="37F3CD87"/>
    <w:rsid w:val="380B8647"/>
    <w:rsid w:val="380C59BA"/>
    <w:rsid w:val="38126453"/>
    <w:rsid w:val="3826C1F9"/>
    <w:rsid w:val="3831B414"/>
    <w:rsid w:val="38344057"/>
    <w:rsid w:val="3834B8E9"/>
    <w:rsid w:val="385599C7"/>
    <w:rsid w:val="3858C54C"/>
    <w:rsid w:val="386C00ED"/>
    <w:rsid w:val="3886567E"/>
    <w:rsid w:val="389BAA85"/>
    <w:rsid w:val="38AD5E11"/>
    <w:rsid w:val="38DAA294"/>
    <w:rsid w:val="3906BEA1"/>
    <w:rsid w:val="391A1948"/>
    <w:rsid w:val="395A2610"/>
    <w:rsid w:val="397E79AE"/>
    <w:rsid w:val="39A6A03C"/>
    <w:rsid w:val="39DAECA8"/>
    <w:rsid w:val="39E42109"/>
    <w:rsid w:val="39ED888F"/>
    <w:rsid w:val="3A267277"/>
    <w:rsid w:val="3A3E74EF"/>
    <w:rsid w:val="3A5A66E7"/>
    <w:rsid w:val="3A8179BE"/>
    <w:rsid w:val="3A98B5CD"/>
    <w:rsid w:val="3AB8CBB3"/>
    <w:rsid w:val="3ABF0D28"/>
    <w:rsid w:val="3ACC814B"/>
    <w:rsid w:val="3AFDD122"/>
    <w:rsid w:val="3B083117"/>
    <w:rsid w:val="3B132C6D"/>
    <w:rsid w:val="3B153F37"/>
    <w:rsid w:val="3B21149F"/>
    <w:rsid w:val="3B2C3720"/>
    <w:rsid w:val="3B2DA92E"/>
    <w:rsid w:val="3B341FE0"/>
    <w:rsid w:val="3B469C8C"/>
    <w:rsid w:val="3B6F8746"/>
    <w:rsid w:val="3B74F3DF"/>
    <w:rsid w:val="3BA7D95F"/>
    <w:rsid w:val="3BB379CE"/>
    <w:rsid w:val="3BC10CFC"/>
    <w:rsid w:val="3BE086D3"/>
    <w:rsid w:val="3BE7822F"/>
    <w:rsid w:val="3BF6FBD8"/>
    <w:rsid w:val="3BF7CE39"/>
    <w:rsid w:val="3C08EDA7"/>
    <w:rsid w:val="3C20A39B"/>
    <w:rsid w:val="3C2BA4A2"/>
    <w:rsid w:val="3C3CC420"/>
    <w:rsid w:val="3C5CDAE7"/>
    <w:rsid w:val="3C728ACB"/>
    <w:rsid w:val="3C732CC8"/>
    <w:rsid w:val="3CA1E9EE"/>
    <w:rsid w:val="3CDF57D2"/>
    <w:rsid w:val="3CE4798B"/>
    <w:rsid w:val="3D0D308A"/>
    <w:rsid w:val="3D14EE78"/>
    <w:rsid w:val="3D17DE4B"/>
    <w:rsid w:val="3D1CBA9C"/>
    <w:rsid w:val="3D3248EE"/>
    <w:rsid w:val="3D42F12A"/>
    <w:rsid w:val="3D454CD6"/>
    <w:rsid w:val="3DC181D7"/>
    <w:rsid w:val="3DC3223A"/>
    <w:rsid w:val="3DD12775"/>
    <w:rsid w:val="3DD92364"/>
    <w:rsid w:val="3E100759"/>
    <w:rsid w:val="3E6C843F"/>
    <w:rsid w:val="3E74F401"/>
    <w:rsid w:val="3EA1770C"/>
    <w:rsid w:val="3ECDE6C3"/>
    <w:rsid w:val="3ED5A512"/>
    <w:rsid w:val="3EDC78E9"/>
    <w:rsid w:val="3EE8EF1C"/>
    <w:rsid w:val="3F0CBBA2"/>
    <w:rsid w:val="3F2F7345"/>
    <w:rsid w:val="3F3096EE"/>
    <w:rsid w:val="3F4363CD"/>
    <w:rsid w:val="3F68CFF6"/>
    <w:rsid w:val="3F6D2862"/>
    <w:rsid w:val="3F7DAE5A"/>
    <w:rsid w:val="3F95A36E"/>
    <w:rsid w:val="3FA43933"/>
    <w:rsid w:val="3FA732DD"/>
    <w:rsid w:val="3FAE92B4"/>
    <w:rsid w:val="3FF7DECA"/>
    <w:rsid w:val="400AA9E8"/>
    <w:rsid w:val="404A4AB0"/>
    <w:rsid w:val="404C6A5E"/>
    <w:rsid w:val="40699390"/>
    <w:rsid w:val="406C8DEF"/>
    <w:rsid w:val="406F44A1"/>
    <w:rsid w:val="407A4E49"/>
    <w:rsid w:val="40947B5B"/>
    <w:rsid w:val="40A239C9"/>
    <w:rsid w:val="40C1728C"/>
    <w:rsid w:val="40C9A764"/>
    <w:rsid w:val="40CF2491"/>
    <w:rsid w:val="40D95295"/>
    <w:rsid w:val="40F27A6A"/>
    <w:rsid w:val="412F7A6C"/>
    <w:rsid w:val="413C73EC"/>
    <w:rsid w:val="4141348D"/>
    <w:rsid w:val="4156F460"/>
    <w:rsid w:val="4163EF17"/>
    <w:rsid w:val="4165D794"/>
    <w:rsid w:val="41690225"/>
    <w:rsid w:val="41B4CAE3"/>
    <w:rsid w:val="41BD3514"/>
    <w:rsid w:val="41D27EEC"/>
    <w:rsid w:val="41D846CD"/>
    <w:rsid w:val="41F59760"/>
    <w:rsid w:val="41F73CB5"/>
    <w:rsid w:val="4212C4D7"/>
    <w:rsid w:val="421E8BAB"/>
    <w:rsid w:val="424731EC"/>
    <w:rsid w:val="42480A39"/>
    <w:rsid w:val="42557BD0"/>
    <w:rsid w:val="426E24D0"/>
    <w:rsid w:val="426FC8D2"/>
    <w:rsid w:val="427DD3A8"/>
    <w:rsid w:val="4294F3CA"/>
    <w:rsid w:val="42AB1F01"/>
    <w:rsid w:val="42AE69BB"/>
    <w:rsid w:val="42BADAFB"/>
    <w:rsid w:val="42C0197E"/>
    <w:rsid w:val="42D13E59"/>
    <w:rsid w:val="42EEA7B0"/>
    <w:rsid w:val="431864DC"/>
    <w:rsid w:val="4332FE9D"/>
    <w:rsid w:val="4336B336"/>
    <w:rsid w:val="4340B8CC"/>
    <w:rsid w:val="4343CBE9"/>
    <w:rsid w:val="437DE441"/>
    <w:rsid w:val="437F9A54"/>
    <w:rsid w:val="4385FEC5"/>
    <w:rsid w:val="43941305"/>
    <w:rsid w:val="43B17CBA"/>
    <w:rsid w:val="43D59184"/>
    <w:rsid w:val="43E2B81A"/>
    <w:rsid w:val="43EBB107"/>
    <w:rsid w:val="43F196C1"/>
    <w:rsid w:val="43F8645C"/>
    <w:rsid w:val="4425A7F8"/>
    <w:rsid w:val="442FF77C"/>
    <w:rsid w:val="444FEC71"/>
    <w:rsid w:val="445FA4E9"/>
    <w:rsid w:val="447EBD46"/>
    <w:rsid w:val="44823E5D"/>
    <w:rsid w:val="4482774F"/>
    <w:rsid w:val="44889967"/>
    <w:rsid w:val="4494954A"/>
    <w:rsid w:val="449553DE"/>
    <w:rsid w:val="44CE1AFA"/>
    <w:rsid w:val="44D61BDC"/>
    <w:rsid w:val="44E35016"/>
    <w:rsid w:val="44F1F8FB"/>
    <w:rsid w:val="450B2B03"/>
    <w:rsid w:val="45112962"/>
    <w:rsid w:val="45484717"/>
    <w:rsid w:val="455351DC"/>
    <w:rsid w:val="4556A387"/>
    <w:rsid w:val="455A60D1"/>
    <w:rsid w:val="45706CC3"/>
    <w:rsid w:val="45BBA7CE"/>
    <w:rsid w:val="45C20A01"/>
    <w:rsid w:val="45C63366"/>
    <w:rsid w:val="45DAD0B7"/>
    <w:rsid w:val="45EE5471"/>
    <w:rsid w:val="46061BF5"/>
    <w:rsid w:val="4613641A"/>
    <w:rsid w:val="4619A233"/>
    <w:rsid w:val="46240ACC"/>
    <w:rsid w:val="463BE976"/>
    <w:rsid w:val="4681432A"/>
    <w:rsid w:val="46BB2D18"/>
    <w:rsid w:val="46CB6EF2"/>
    <w:rsid w:val="46DFD6D2"/>
    <w:rsid w:val="46F50F64"/>
    <w:rsid w:val="471CB0A3"/>
    <w:rsid w:val="4735F430"/>
    <w:rsid w:val="477D6BA0"/>
    <w:rsid w:val="478155B4"/>
    <w:rsid w:val="4782BD36"/>
    <w:rsid w:val="478D98A6"/>
    <w:rsid w:val="47A1FF2E"/>
    <w:rsid w:val="47BF7919"/>
    <w:rsid w:val="47CB1406"/>
    <w:rsid w:val="47CC42BF"/>
    <w:rsid w:val="47FB9032"/>
    <w:rsid w:val="48047481"/>
    <w:rsid w:val="480CB53D"/>
    <w:rsid w:val="48164E40"/>
    <w:rsid w:val="4825EF0C"/>
    <w:rsid w:val="4866DF46"/>
    <w:rsid w:val="48BC6ECA"/>
    <w:rsid w:val="48E3F044"/>
    <w:rsid w:val="48F64C71"/>
    <w:rsid w:val="4908C8A3"/>
    <w:rsid w:val="4911E06F"/>
    <w:rsid w:val="49349063"/>
    <w:rsid w:val="49779C44"/>
    <w:rsid w:val="49840DA6"/>
    <w:rsid w:val="498EED2B"/>
    <w:rsid w:val="49A9D2E4"/>
    <w:rsid w:val="49E871E2"/>
    <w:rsid w:val="4A0D47C8"/>
    <w:rsid w:val="4A44C123"/>
    <w:rsid w:val="4A55234E"/>
    <w:rsid w:val="4A69B47F"/>
    <w:rsid w:val="4A902E3F"/>
    <w:rsid w:val="4AC5A815"/>
    <w:rsid w:val="4AC7336F"/>
    <w:rsid w:val="4ACDCB02"/>
    <w:rsid w:val="4AE2CF96"/>
    <w:rsid w:val="4AEC7688"/>
    <w:rsid w:val="4B10DB85"/>
    <w:rsid w:val="4B355432"/>
    <w:rsid w:val="4B3790AE"/>
    <w:rsid w:val="4B3A3B4F"/>
    <w:rsid w:val="4B43D638"/>
    <w:rsid w:val="4B68F42E"/>
    <w:rsid w:val="4B759CB6"/>
    <w:rsid w:val="4B85987C"/>
    <w:rsid w:val="4B8F8DB4"/>
    <w:rsid w:val="4BBBFD7D"/>
    <w:rsid w:val="4BC936A3"/>
    <w:rsid w:val="4BD3975D"/>
    <w:rsid w:val="4C0394A6"/>
    <w:rsid w:val="4C08E9A6"/>
    <w:rsid w:val="4C0A2A4E"/>
    <w:rsid w:val="4C28FC2C"/>
    <w:rsid w:val="4C2C614A"/>
    <w:rsid w:val="4C31869E"/>
    <w:rsid w:val="4C9E49E2"/>
    <w:rsid w:val="4CBB575F"/>
    <w:rsid w:val="4CD248A3"/>
    <w:rsid w:val="4D05434A"/>
    <w:rsid w:val="4D076743"/>
    <w:rsid w:val="4D1CD524"/>
    <w:rsid w:val="4D2F9C4D"/>
    <w:rsid w:val="4D3ECED0"/>
    <w:rsid w:val="4D938832"/>
    <w:rsid w:val="4DB7C623"/>
    <w:rsid w:val="4DE35346"/>
    <w:rsid w:val="4E22F47A"/>
    <w:rsid w:val="4E40E395"/>
    <w:rsid w:val="4E4D32C1"/>
    <w:rsid w:val="4E7C4499"/>
    <w:rsid w:val="4E7DD1AE"/>
    <w:rsid w:val="4E8BD727"/>
    <w:rsid w:val="4E939340"/>
    <w:rsid w:val="4EAB21E5"/>
    <w:rsid w:val="4EAF53F6"/>
    <w:rsid w:val="4EB46040"/>
    <w:rsid w:val="4EBB8741"/>
    <w:rsid w:val="4EBF24CC"/>
    <w:rsid w:val="4EC1E3B8"/>
    <w:rsid w:val="4ECFCF46"/>
    <w:rsid w:val="4EF5688A"/>
    <w:rsid w:val="4EFC9FB0"/>
    <w:rsid w:val="4F451AD8"/>
    <w:rsid w:val="4F5AB920"/>
    <w:rsid w:val="4F5E9DA4"/>
    <w:rsid w:val="4FA26491"/>
    <w:rsid w:val="4FBAEACA"/>
    <w:rsid w:val="50027295"/>
    <w:rsid w:val="5015553A"/>
    <w:rsid w:val="5042F65A"/>
    <w:rsid w:val="508BE810"/>
    <w:rsid w:val="50A44C4B"/>
    <w:rsid w:val="50CC242E"/>
    <w:rsid w:val="50DC870E"/>
    <w:rsid w:val="50E11A53"/>
    <w:rsid w:val="50FD0405"/>
    <w:rsid w:val="510FEF8D"/>
    <w:rsid w:val="5114FAB3"/>
    <w:rsid w:val="511CA55A"/>
    <w:rsid w:val="51215FD4"/>
    <w:rsid w:val="5128863B"/>
    <w:rsid w:val="513866AB"/>
    <w:rsid w:val="5140150C"/>
    <w:rsid w:val="51483EA2"/>
    <w:rsid w:val="514E8EE4"/>
    <w:rsid w:val="516D8BB1"/>
    <w:rsid w:val="5173813B"/>
    <w:rsid w:val="517D3A48"/>
    <w:rsid w:val="519C665E"/>
    <w:rsid w:val="51CAB614"/>
    <w:rsid w:val="51D092B6"/>
    <w:rsid w:val="5217C8B0"/>
    <w:rsid w:val="522BF98E"/>
    <w:rsid w:val="522C72F3"/>
    <w:rsid w:val="522DC193"/>
    <w:rsid w:val="5238CF31"/>
    <w:rsid w:val="523A29F2"/>
    <w:rsid w:val="5244A0CF"/>
    <w:rsid w:val="529D8F63"/>
    <w:rsid w:val="52A6795A"/>
    <w:rsid w:val="52AA1B02"/>
    <w:rsid w:val="52B979AD"/>
    <w:rsid w:val="52C95848"/>
    <w:rsid w:val="52DFCD1B"/>
    <w:rsid w:val="52FA5711"/>
    <w:rsid w:val="53B5984F"/>
    <w:rsid w:val="53D427A7"/>
    <w:rsid w:val="53FC5CAE"/>
    <w:rsid w:val="5403AA2A"/>
    <w:rsid w:val="54088F57"/>
    <w:rsid w:val="54185804"/>
    <w:rsid w:val="541C78B5"/>
    <w:rsid w:val="543D5135"/>
    <w:rsid w:val="547D1ECB"/>
    <w:rsid w:val="5486C324"/>
    <w:rsid w:val="548FF5C8"/>
    <w:rsid w:val="54A1361D"/>
    <w:rsid w:val="54ACF320"/>
    <w:rsid w:val="54B7BE29"/>
    <w:rsid w:val="54CDAFFC"/>
    <w:rsid w:val="54D09E07"/>
    <w:rsid w:val="54EA25E3"/>
    <w:rsid w:val="54EDAD09"/>
    <w:rsid w:val="54F3801E"/>
    <w:rsid w:val="54F4AF72"/>
    <w:rsid w:val="550296A4"/>
    <w:rsid w:val="5516F69F"/>
    <w:rsid w:val="55792E86"/>
    <w:rsid w:val="558761AF"/>
    <w:rsid w:val="558DE38F"/>
    <w:rsid w:val="55936F43"/>
    <w:rsid w:val="55992425"/>
    <w:rsid w:val="55B250E6"/>
    <w:rsid w:val="55DB387B"/>
    <w:rsid w:val="55F92A8C"/>
    <w:rsid w:val="561789B5"/>
    <w:rsid w:val="561EFCC9"/>
    <w:rsid w:val="56237B00"/>
    <w:rsid w:val="56322EB1"/>
    <w:rsid w:val="563B35C9"/>
    <w:rsid w:val="563D221D"/>
    <w:rsid w:val="564ED3F4"/>
    <w:rsid w:val="56894D7B"/>
    <w:rsid w:val="568AACE5"/>
    <w:rsid w:val="56BC5C9E"/>
    <w:rsid w:val="56D788EE"/>
    <w:rsid w:val="56DED96E"/>
    <w:rsid w:val="56E084C9"/>
    <w:rsid w:val="56F023D0"/>
    <w:rsid w:val="56F1C96C"/>
    <w:rsid w:val="56FC8805"/>
    <w:rsid w:val="5703B2AA"/>
    <w:rsid w:val="5710C697"/>
    <w:rsid w:val="571779CC"/>
    <w:rsid w:val="5717E411"/>
    <w:rsid w:val="5722AE73"/>
    <w:rsid w:val="572AA95A"/>
    <w:rsid w:val="573C7B56"/>
    <w:rsid w:val="576378B6"/>
    <w:rsid w:val="57638F9F"/>
    <w:rsid w:val="5784B876"/>
    <w:rsid w:val="5788C149"/>
    <w:rsid w:val="578E8FC2"/>
    <w:rsid w:val="57BB1AC2"/>
    <w:rsid w:val="58003154"/>
    <w:rsid w:val="580B47BA"/>
    <w:rsid w:val="5824D20D"/>
    <w:rsid w:val="584F4948"/>
    <w:rsid w:val="5853419F"/>
    <w:rsid w:val="5877A347"/>
    <w:rsid w:val="5890AABB"/>
    <w:rsid w:val="58BE3C37"/>
    <w:rsid w:val="58E6C5FB"/>
    <w:rsid w:val="591AD2B7"/>
    <w:rsid w:val="5926A75D"/>
    <w:rsid w:val="596F6D2C"/>
    <w:rsid w:val="59AC7A1D"/>
    <w:rsid w:val="59ACC370"/>
    <w:rsid w:val="59BFB531"/>
    <w:rsid w:val="59FDE34D"/>
    <w:rsid w:val="59FF4014"/>
    <w:rsid w:val="5A01A65D"/>
    <w:rsid w:val="5A048D9F"/>
    <w:rsid w:val="5A10772E"/>
    <w:rsid w:val="5A1463A3"/>
    <w:rsid w:val="5A1F1910"/>
    <w:rsid w:val="5A23CBE4"/>
    <w:rsid w:val="5A3AAA34"/>
    <w:rsid w:val="5A3ACEC8"/>
    <w:rsid w:val="5A5658F4"/>
    <w:rsid w:val="5A65300D"/>
    <w:rsid w:val="5A7C56C3"/>
    <w:rsid w:val="5AA249AE"/>
    <w:rsid w:val="5AA63718"/>
    <w:rsid w:val="5AA96238"/>
    <w:rsid w:val="5AD33C81"/>
    <w:rsid w:val="5AF00198"/>
    <w:rsid w:val="5AF08194"/>
    <w:rsid w:val="5AF608C5"/>
    <w:rsid w:val="5AF7CA51"/>
    <w:rsid w:val="5AFE5C31"/>
    <w:rsid w:val="5AFEA557"/>
    <w:rsid w:val="5B008F90"/>
    <w:rsid w:val="5B0EE402"/>
    <w:rsid w:val="5B1589D8"/>
    <w:rsid w:val="5B2B6274"/>
    <w:rsid w:val="5B3AC5CB"/>
    <w:rsid w:val="5B55F5EA"/>
    <w:rsid w:val="5B78763D"/>
    <w:rsid w:val="5B8543E6"/>
    <w:rsid w:val="5BAB6127"/>
    <w:rsid w:val="5BC34D03"/>
    <w:rsid w:val="5BC9D8C2"/>
    <w:rsid w:val="5BE0DB9A"/>
    <w:rsid w:val="5BE3D725"/>
    <w:rsid w:val="5BE4C14C"/>
    <w:rsid w:val="5BF18959"/>
    <w:rsid w:val="5C03AEA6"/>
    <w:rsid w:val="5C125833"/>
    <w:rsid w:val="5C203B0D"/>
    <w:rsid w:val="5C6C04DB"/>
    <w:rsid w:val="5C93F846"/>
    <w:rsid w:val="5CCB37CA"/>
    <w:rsid w:val="5CF37106"/>
    <w:rsid w:val="5D06AFEE"/>
    <w:rsid w:val="5D1B87F0"/>
    <w:rsid w:val="5D201F4A"/>
    <w:rsid w:val="5D402EE6"/>
    <w:rsid w:val="5D64EC83"/>
    <w:rsid w:val="5D76D09C"/>
    <w:rsid w:val="5D8CD0F2"/>
    <w:rsid w:val="5DABFEC5"/>
    <w:rsid w:val="5DEB9AEE"/>
    <w:rsid w:val="5E07E266"/>
    <w:rsid w:val="5E150F50"/>
    <w:rsid w:val="5E16B06D"/>
    <w:rsid w:val="5E1C1AE8"/>
    <w:rsid w:val="5E23ECD5"/>
    <w:rsid w:val="5E5EECC3"/>
    <w:rsid w:val="5E7A16F0"/>
    <w:rsid w:val="5EDF82ED"/>
    <w:rsid w:val="5EE51874"/>
    <w:rsid w:val="5EFD9E1B"/>
    <w:rsid w:val="5F0523B4"/>
    <w:rsid w:val="5F08C073"/>
    <w:rsid w:val="5F18DB98"/>
    <w:rsid w:val="5F438E59"/>
    <w:rsid w:val="5F4579C4"/>
    <w:rsid w:val="5F77E507"/>
    <w:rsid w:val="5F8ED898"/>
    <w:rsid w:val="5FA3519D"/>
    <w:rsid w:val="600CCBD1"/>
    <w:rsid w:val="6013D595"/>
    <w:rsid w:val="601E633F"/>
    <w:rsid w:val="605AE9C8"/>
    <w:rsid w:val="6081A919"/>
    <w:rsid w:val="6099FA10"/>
    <w:rsid w:val="60A4B310"/>
    <w:rsid w:val="60EAB054"/>
    <w:rsid w:val="60EC7A0E"/>
    <w:rsid w:val="60FBFAB1"/>
    <w:rsid w:val="60FD84EC"/>
    <w:rsid w:val="6105769F"/>
    <w:rsid w:val="611A7836"/>
    <w:rsid w:val="618E5C12"/>
    <w:rsid w:val="618E8771"/>
    <w:rsid w:val="61A82C64"/>
    <w:rsid w:val="61BAE661"/>
    <w:rsid w:val="61D6094E"/>
    <w:rsid w:val="62037DD0"/>
    <w:rsid w:val="62042911"/>
    <w:rsid w:val="622B190C"/>
    <w:rsid w:val="6239ABE7"/>
    <w:rsid w:val="623FD034"/>
    <w:rsid w:val="625469AD"/>
    <w:rsid w:val="6269326C"/>
    <w:rsid w:val="62712216"/>
    <w:rsid w:val="6286DF6B"/>
    <w:rsid w:val="62922730"/>
    <w:rsid w:val="6299910A"/>
    <w:rsid w:val="62A213B4"/>
    <w:rsid w:val="62AF9A9D"/>
    <w:rsid w:val="62BB376A"/>
    <w:rsid w:val="62DC3E63"/>
    <w:rsid w:val="63191EEA"/>
    <w:rsid w:val="63316F2E"/>
    <w:rsid w:val="63414EFB"/>
    <w:rsid w:val="63469A26"/>
    <w:rsid w:val="634D0263"/>
    <w:rsid w:val="6351CBAC"/>
    <w:rsid w:val="636D516B"/>
    <w:rsid w:val="636E9C39"/>
    <w:rsid w:val="637C419F"/>
    <w:rsid w:val="637C91A9"/>
    <w:rsid w:val="637E8A6C"/>
    <w:rsid w:val="637F1219"/>
    <w:rsid w:val="639D5271"/>
    <w:rsid w:val="63B7D37B"/>
    <w:rsid w:val="63BC6E9F"/>
    <w:rsid w:val="63CDC942"/>
    <w:rsid w:val="63D23B7B"/>
    <w:rsid w:val="63D68398"/>
    <w:rsid w:val="63E745C2"/>
    <w:rsid w:val="63FC3A41"/>
    <w:rsid w:val="6455A9AF"/>
    <w:rsid w:val="645EA225"/>
    <w:rsid w:val="64605631"/>
    <w:rsid w:val="6467DCDA"/>
    <w:rsid w:val="64738871"/>
    <w:rsid w:val="6478233E"/>
    <w:rsid w:val="64ABE910"/>
    <w:rsid w:val="64B5FE47"/>
    <w:rsid w:val="64E1CBD2"/>
    <w:rsid w:val="65137472"/>
    <w:rsid w:val="652AB45F"/>
    <w:rsid w:val="654743C8"/>
    <w:rsid w:val="654FA473"/>
    <w:rsid w:val="655322C2"/>
    <w:rsid w:val="6565A2E6"/>
    <w:rsid w:val="65719F0C"/>
    <w:rsid w:val="657D136F"/>
    <w:rsid w:val="658049C9"/>
    <w:rsid w:val="65927358"/>
    <w:rsid w:val="659BE359"/>
    <w:rsid w:val="65BC6158"/>
    <w:rsid w:val="65E09932"/>
    <w:rsid w:val="65EE334A"/>
    <w:rsid w:val="660DA83D"/>
    <w:rsid w:val="660E3CDA"/>
    <w:rsid w:val="6611DAD1"/>
    <w:rsid w:val="66355B8B"/>
    <w:rsid w:val="664B6ACD"/>
    <w:rsid w:val="664D1193"/>
    <w:rsid w:val="664FA1ED"/>
    <w:rsid w:val="66635A79"/>
    <w:rsid w:val="6670C783"/>
    <w:rsid w:val="66A5EB4F"/>
    <w:rsid w:val="66A66A5E"/>
    <w:rsid w:val="66ADE65C"/>
    <w:rsid w:val="66B94578"/>
    <w:rsid w:val="66D3469A"/>
    <w:rsid w:val="66E3BE65"/>
    <w:rsid w:val="670F2E01"/>
    <w:rsid w:val="6731E2EC"/>
    <w:rsid w:val="6738ADF7"/>
    <w:rsid w:val="6762D1D2"/>
    <w:rsid w:val="677E402A"/>
    <w:rsid w:val="67972437"/>
    <w:rsid w:val="67A6501F"/>
    <w:rsid w:val="67A9C149"/>
    <w:rsid w:val="67AA6F86"/>
    <w:rsid w:val="67B53BB8"/>
    <w:rsid w:val="67F00A8E"/>
    <w:rsid w:val="6800D1B6"/>
    <w:rsid w:val="6803A6A0"/>
    <w:rsid w:val="6809FE69"/>
    <w:rsid w:val="684BC3B1"/>
    <w:rsid w:val="686832A4"/>
    <w:rsid w:val="68712C34"/>
    <w:rsid w:val="68880E9C"/>
    <w:rsid w:val="689E193C"/>
    <w:rsid w:val="68BA8D0B"/>
    <w:rsid w:val="68C51BE5"/>
    <w:rsid w:val="68D9AFEB"/>
    <w:rsid w:val="68E99C21"/>
    <w:rsid w:val="68EC8772"/>
    <w:rsid w:val="690E0BDB"/>
    <w:rsid w:val="6910126F"/>
    <w:rsid w:val="691D6F10"/>
    <w:rsid w:val="69340E67"/>
    <w:rsid w:val="6944E414"/>
    <w:rsid w:val="6957258A"/>
    <w:rsid w:val="69573115"/>
    <w:rsid w:val="69E2673E"/>
    <w:rsid w:val="69E56E94"/>
    <w:rsid w:val="69ECA0B4"/>
    <w:rsid w:val="6A62C307"/>
    <w:rsid w:val="6A832EDF"/>
    <w:rsid w:val="6ACF8EE2"/>
    <w:rsid w:val="6AE0950B"/>
    <w:rsid w:val="6AE0B501"/>
    <w:rsid w:val="6B0DE10B"/>
    <w:rsid w:val="6B279501"/>
    <w:rsid w:val="6B2B9A3B"/>
    <w:rsid w:val="6B3E1833"/>
    <w:rsid w:val="6B579C93"/>
    <w:rsid w:val="6B6FCDF8"/>
    <w:rsid w:val="6B744AE3"/>
    <w:rsid w:val="6B764FA9"/>
    <w:rsid w:val="6B8DCB79"/>
    <w:rsid w:val="6BB3207C"/>
    <w:rsid w:val="6BBD59BF"/>
    <w:rsid w:val="6BC91CCD"/>
    <w:rsid w:val="6BDCD771"/>
    <w:rsid w:val="6C0D11D7"/>
    <w:rsid w:val="6C225C56"/>
    <w:rsid w:val="6C427A30"/>
    <w:rsid w:val="6C5DC376"/>
    <w:rsid w:val="6C60FFD5"/>
    <w:rsid w:val="6CA5E5DE"/>
    <w:rsid w:val="6CA9F634"/>
    <w:rsid w:val="6CBF007D"/>
    <w:rsid w:val="6CC15B56"/>
    <w:rsid w:val="6CC25DB1"/>
    <w:rsid w:val="6D43D5D3"/>
    <w:rsid w:val="6D64B7AA"/>
    <w:rsid w:val="6D68BA85"/>
    <w:rsid w:val="6D8717B2"/>
    <w:rsid w:val="6D8829E9"/>
    <w:rsid w:val="6D882AF3"/>
    <w:rsid w:val="6D9AA590"/>
    <w:rsid w:val="6D9C1AEE"/>
    <w:rsid w:val="6DA09969"/>
    <w:rsid w:val="6DA3440D"/>
    <w:rsid w:val="6DAFD963"/>
    <w:rsid w:val="6DBBF111"/>
    <w:rsid w:val="6DBEAD42"/>
    <w:rsid w:val="6DC50488"/>
    <w:rsid w:val="6DDC30DE"/>
    <w:rsid w:val="6E02D735"/>
    <w:rsid w:val="6E0F2C3A"/>
    <w:rsid w:val="6E161BC9"/>
    <w:rsid w:val="6E22E424"/>
    <w:rsid w:val="6E2730BD"/>
    <w:rsid w:val="6E448BC5"/>
    <w:rsid w:val="6E4A6586"/>
    <w:rsid w:val="6E57886C"/>
    <w:rsid w:val="6E619E6D"/>
    <w:rsid w:val="6E6E140E"/>
    <w:rsid w:val="6EB5CF89"/>
    <w:rsid w:val="6EC56959"/>
    <w:rsid w:val="6F016A93"/>
    <w:rsid w:val="6F0E7552"/>
    <w:rsid w:val="6F18764B"/>
    <w:rsid w:val="6F20DD86"/>
    <w:rsid w:val="6F27E394"/>
    <w:rsid w:val="6F7FC08A"/>
    <w:rsid w:val="6F981E43"/>
    <w:rsid w:val="6FA0C977"/>
    <w:rsid w:val="6FA1513C"/>
    <w:rsid w:val="6FBA6DFC"/>
    <w:rsid w:val="6FCD93FC"/>
    <w:rsid w:val="6FF35A28"/>
    <w:rsid w:val="6FF9A964"/>
    <w:rsid w:val="700F9CAC"/>
    <w:rsid w:val="701F494E"/>
    <w:rsid w:val="70240B49"/>
    <w:rsid w:val="7025320B"/>
    <w:rsid w:val="7026CE26"/>
    <w:rsid w:val="704E43F9"/>
    <w:rsid w:val="70780923"/>
    <w:rsid w:val="7079A9D0"/>
    <w:rsid w:val="70808173"/>
    <w:rsid w:val="7091665C"/>
    <w:rsid w:val="709AF5BF"/>
    <w:rsid w:val="70A14814"/>
    <w:rsid w:val="70A7BC60"/>
    <w:rsid w:val="70CEC736"/>
    <w:rsid w:val="71572D6E"/>
    <w:rsid w:val="7161D946"/>
    <w:rsid w:val="7175BE0A"/>
    <w:rsid w:val="71867F84"/>
    <w:rsid w:val="7197C746"/>
    <w:rsid w:val="719B8047"/>
    <w:rsid w:val="71BB5CA8"/>
    <w:rsid w:val="71BDEBAD"/>
    <w:rsid w:val="71C2A5A3"/>
    <w:rsid w:val="71F06596"/>
    <w:rsid w:val="723D01BA"/>
    <w:rsid w:val="723F1C44"/>
    <w:rsid w:val="7242F846"/>
    <w:rsid w:val="724C85EC"/>
    <w:rsid w:val="728D19EA"/>
    <w:rsid w:val="72C47CAD"/>
    <w:rsid w:val="72D8AC52"/>
    <w:rsid w:val="72DE85B0"/>
    <w:rsid w:val="72E4B3BC"/>
    <w:rsid w:val="73017950"/>
    <w:rsid w:val="7303609C"/>
    <w:rsid w:val="731FF85D"/>
    <w:rsid w:val="733580AA"/>
    <w:rsid w:val="73456ED5"/>
    <w:rsid w:val="735F457A"/>
    <w:rsid w:val="7384E188"/>
    <w:rsid w:val="73927B49"/>
    <w:rsid w:val="73CAFF07"/>
    <w:rsid w:val="73D20556"/>
    <w:rsid w:val="73D7B37F"/>
    <w:rsid w:val="73E7DBB2"/>
    <w:rsid w:val="7418A4FC"/>
    <w:rsid w:val="7422F00B"/>
    <w:rsid w:val="74338823"/>
    <w:rsid w:val="745496B0"/>
    <w:rsid w:val="7456A77D"/>
    <w:rsid w:val="74AC04FC"/>
    <w:rsid w:val="74AC2966"/>
    <w:rsid w:val="74AC9D8C"/>
    <w:rsid w:val="74ACEAF7"/>
    <w:rsid w:val="74B23388"/>
    <w:rsid w:val="751E53BB"/>
    <w:rsid w:val="7587633A"/>
    <w:rsid w:val="75A5EDC4"/>
    <w:rsid w:val="75BC5326"/>
    <w:rsid w:val="75BEDD82"/>
    <w:rsid w:val="75C7D5A2"/>
    <w:rsid w:val="75EF65E8"/>
    <w:rsid w:val="7609B4F0"/>
    <w:rsid w:val="764E53CB"/>
    <w:rsid w:val="7675D38B"/>
    <w:rsid w:val="768516AC"/>
    <w:rsid w:val="768B56D4"/>
    <w:rsid w:val="76A6929F"/>
    <w:rsid w:val="76E89A92"/>
    <w:rsid w:val="76F624F3"/>
    <w:rsid w:val="76FA3ED2"/>
    <w:rsid w:val="770CF22C"/>
    <w:rsid w:val="774A5463"/>
    <w:rsid w:val="7752DCC1"/>
    <w:rsid w:val="775E652A"/>
    <w:rsid w:val="776EDDF4"/>
    <w:rsid w:val="777080D8"/>
    <w:rsid w:val="777C2352"/>
    <w:rsid w:val="777D9D11"/>
    <w:rsid w:val="77A0F642"/>
    <w:rsid w:val="77AD8A35"/>
    <w:rsid w:val="77B67015"/>
    <w:rsid w:val="7801589A"/>
    <w:rsid w:val="781232BE"/>
    <w:rsid w:val="781940F0"/>
    <w:rsid w:val="7826C061"/>
    <w:rsid w:val="7865D684"/>
    <w:rsid w:val="7875F9D9"/>
    <w:rsid w:val="78833018"/>
    <w:rsid w:val="78B9727C"/>
    <w:rsid w:val="78DB6431"/>
    <w:rsid w:val="78E7E36D"/>
    <w:rsid w:val="78F8BE9D"/>
    <w:rsid w:val="7904FD0E"/>
    <w:rsid w:val="793C2220"/>
    <w:rsid w:val="793D9054"/>
    <w:rsid w:val="796ABA10"/>
    <w:rsid w:val="796B8592"/>
    <w:rsid w:val="799D561E"/>
    <w:rsid w:val="79A96F07"/>
    <w:rsid w:val="79C1BDCC"/>
    <w:rsid w:val="79C34AFB"/>
    <w:rsid w:val="79C89545"/>
    <w:rsid w:val="79DE9A7C"/>
    <w:rsid w:val="7A0430C7"/>
    <w:rsid w:val="7A2A3F99"/>
    <w:rsid w:val="7A32306A"/>
    <w:rsid w:val="7A769057"/>
    <w:rsid w:val="7A8FD98F"/>
    <w:rsid w:val="7AA83987"/>
    <w:rsid w:val="7AFF52B1"/>
    <w:rsid w:val="7B04F0B1"/>
    <w:rsid w:val="7B2B7AEE"/>
    <w:rsid w:val="7B400821"/>
    <w:rsid w:val="7B510D44"/>
    <w:rsid w:val="7B51CBF4"/>
    <w:rsid w:val="7B75D2FA"/>
    <w:rsid w:val="7B937F6A"/>
    <w:rsid w:val="7B9CB624"/>
    <w:rsid w:val="7BA72952"/>
    <w:rsid w:val="7BBED25C"/>
    <w:rsid w:val="7BC585E3"/>
    <w:rsid w:val="7BCB3545"/>
    <w:rsid w:val="7BDEBDEE"/>
    <w:rsid w:val="7BE84CFA"/>
    <w:rsid w:val="7BF36911"/>
    <w:rsid w:val="7BFAD115"/>
    <w:rsid w:val="7C0F565E"/>
    <w:rsid w:val="7C2C7356"/>
    <w:rsid w:val="7C3FEDF9"/>
    <w:rsid w:val="7C7016E9"/>
    <w:rsid w:val="7C836E19"/>
    <w:rsid w:val="7CA47626"/>
    <w:rsid w:val="7CBB38E6"/>
    <w:rsid w:val="7CBE8D98"/>
    <w:rsid w:val="7CC781E1"/>
    <w:rsid w:val="7CE1ED44"/>
    <w:rsid w:val="7CEAD877"/>
    <w:rsid w:val="7CF5BE5D"/>
    <w:rsid w:val="7D299454"/>
    <w:rsid w:val="7D31DAB8"/>
    <w:rsid w:val="7D44FAD8"/>
    <w:rsid w:val="7D85BCE8"/>
    <w:rsid w:val="7D8D8ECB"/>
    <w:rsid w:val="7DA41FD7"/>
    <w:rsid w:val="7DC0814D"/>
    <w:rsid w:val="7DC8B4F5"/>
    <w:rsid w:val="7DDCB248"/>
    <w:rsid w:val="7DFB9DC7"/>
    <w:rsid w:val="7DFC8772"/>
    <w:rsid w:val="7E1E74CC"/>
    <w:rsid w:val="7E28DFFA"/>
    <w:rsid w:val="7E4F4C6D"/>
    <w:rsid w:val="7E503E55"/>
    <w:rsid w:val="7E8F8A73"/>
    <w:rsid w:val="7E928A21"/>
    <w:rsid w:val="7E9BC1E8"/>
    <w:rsid w:val="7EA6E488"/>
    <w:rsid w:val="7EC90DD4"/>
    <w:rsid w:val="7ED03B8E"/>
    <w:rsid w:val="7EDEF834"/>
    <w:rsid w:val="7F024B0D"/>
    <w:rsid w:val="7F0DE914"/>
    <w:rsid w:val="7F302975"/>
    <w:rsid w:val="7F45FFE9"/>
    <w:rsid w:val="7F59B36E"/>
    <w:rsid w:val="7F99FE02"/>
    <w:rsid w:val="7FB5A312"/>
    <w:rsid w:val="7FB78907"/>
    <w:rsid w:val="7FBF9BFC"/>
    <w:rsid w:val="7FCD6103"/>
    <w:rsid w:val="7FD07792"/>
    <w:rsid w:val="7FD9BD22"/>
    <w:rsid w:val="7FDA9812"/>
    <w:rsid w:val="7FF0F8B6"/>
    <w:rsid w:val="7FFCCA9A"/>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FB626A"/>
  <w15:chartTrackingRefBased/>
  <w15:docId w15:val="{7B5E2196-F090-4576-A6EA-2287A5BC1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8B8"/>
  </w:style>
  <w:style w:type="paragraph" w:styleId="Heading1">
    <w:name w:val="heading 1"/>
    <w:basedOn w:val="Normal"/>
    <w:next w:val="Normal"/>
    <w:link w:val="Heading1Char"/>
    <w:uiPriority w:val="9"/>
    <w:qFormat/>
    <w:rsid w:val="0040328E"/>
    <w:pPr>
      <w:keepNext/>
      <w:spacing w:before="240" w:after="60" w:line="240" w:lineRule="auto"/>
      <w:outlineLvl w:val="0"/>
    </w:pPr>
    <w:rPr>
      <w:rFonts w:ascii="Times New Roman" w:eastAsia="SimSun" w:hAnsi="Times New Roman" w:cs="Times New Roman"/>
      <w:b/>
      <w:bCs/>
      <w:kern w:val="32"/>
      <w:sz w:val="32"/>
      <w:szCs w:val="32"/>
      <w:lang w:val="en-US" w:eastAsia="en-US" w:bidi="en-US"/>
    </w:rPr>
  </w:style>
  <w:style w:type="paragraph" w:styleId="Heading2">
    <w:name w:val="heading 2"/>
    <w:basedOn w:val="Normal"/>
    <w:next w:val="Normal"/>
    <w:link w:val="Heading2Char"/>
    <w:uiPriority w:val="9"/>
    <w:qFormat/>
    <w:rsid w:val="0040328E"/>
    <w:pPr>
      <w:keepNext/>
      <w:spacing w:before="240" w:after="60" w:line="240" w:lineRule="auto"/>
      <w:outlineLvl w:val="1"/>
    </w:pPr>
    <w:rPr>
      <w:rFonts w:ascii="Times New Roman" w:eastAsia="SimSun" w:hAnsi="Times New Roman" w:cs="Times New Roman"/>
      <w:b/>
      <w:bCs/>
      <w:iCs/>
      <w:sz w:val="24"/>
      <w:szCs w:val="28"/>
      <w:lang w:val="en-US" w:eastAsia="en-US" w:bidi="en-US"/>
    </w:rPr>
  </w:style>
  <w:style w:type="paragraph" w:styleId="Heading3">
    <w:name w:val="heading 3"/>
    <w:basedOn w:val="Normal"/>
    <w:next w:val="Normal"/>
    <w:link w:val="Heading3Char"/>
    <w:uiPriority w:val="9"/>
    <w:qFormat/>
    <w:rsid w:val="0040328E"/>
    <w:pPr>
      <w:keepNext/>
      <w:spacing w:before="240" w:after="60" w:line="240" w:lineRule="auto"/>
      <w:outlineLvl w:val="2"/>
    </w:pPr>
    <w:rPr>
      <w:rFonts w:ascii="Times New Roman" w:eastAsia="SimSun" w:hAnsi="Times New Roman" w:cs="Times New Roman"/>
      <w:b/>
      <w:bCs/>
      <w:sz w:val="24"/>
      <w:szCs w:val="26"/>
      <w:lang w:val="en-US" w:eastAsia="en-US" w:bidi="en-US"/>
    </w:rPr>
  </w:style>
  <w:style w:type="paragraph" w:styleId="Heading4">
    <w:name w:val="heading 4"/>
    <w:basedOn w:val="Normal"/>
    <w:next w:val="Normal"/>
    <w:link w:val="Heading4Char"/>
    <w:uiPriority w:val="9"/>
    <w:qFormat/>
    <w:rsid w:val="0040328E"/>
    <w:pPr>
      <w:keepNext/>
      <w:spacing w:before="240" w:after="60" w:line="240" w:lineRule="auto"/>
      <w:outlineLvl w:val="3"/>
    </w:pPr>
    <w:rPr>
      <w:rFonts w:ascii="Times New Roman" w:eastAsia="SimSun" w:hAnsi="Times New Roman" w:cs="Times New Roman"/>
      <w:b/>
      <w:bCs/>
      <w:sz w:val="24"/>
      <w:szCs w:val="28"/>
      <w:lang w:val="en-US" w:eastAsia="en-US" w:bidi="en-US"/>
    </w:rPr>
  </w:style>
  <w:style w:type="paragraph" w:styleId="Heading5">
    <w:name w:val="heading 5"/>
    <w:basedOn w:val="Normal"/>
    <w:next w:val="Normal"/>
    <w:link w:val="Heading5Char"/>
    <w:uiPriority w:val="9"/>
    <w:qFormat/>
    <w:rsid w:val="0079682E"/>
    <w:pPr>
      <w:spacing w:before="240" w:after="60" w:line="240" w:lineRule="auto"/>
      <w:outlineLvl w:val="4"/>
    </w:pPr>
    <w:rPr>
      <w:rFonts w:ascii="Calibri" w:eastAsia="SimSun" w:hAnsi="Calibri" w:cs="Times New Roman"/>
      <w:b/>
      <w:bCs/>
      <w:i/>
      <w:iCs/>
      <w:sz w:val="26"/>
      <w:szCs w:val="26"/>
      <w:lang w:val="en-US" w:eastAsia="en-US" w:bidi="en-US"/>
    </w:rPr>
  </w:style>
  <w:style w:type="paragraph" w:styleId="Heading6">
    <w:name w:val="heading 6"/>
    <w:basedOn w:val="Normal"/>
    <w:next w:val="Normal"/>
    <w:link w:val="Heading6Char"/>
    <w:uiPriority w:val="9"/>
    <w:qFormat/>
    <w:rsid w:val="0079682E"/>
    <w:pPr>
      <w:spacing w:before="240" w:after="60" w:line="240" w:lineRule="auto"/>
      <w:outlineLvl w:val="5"/>
    </w:pPr>
    <w:rPr>
      <w:rFonts w:ascii="Calibri" w:eastAsia="SimSun" w:hAnsi="Calibri" w:cs="Times New Roman"/>
      <w:b/>
      <w:bCs/>
      <w:lang w:val="en-US" w:eastAsia="en-US" w:bidi="en-US"/>
    </w:rPr>
  </w:style>
  <w:style w:type="paragraph" w:styleId="Heading7">
    <w:name w:val="heading 7"/>
    <w:basedOn w:val="Normal"/>
    <w:next w:val="Normal"/>
    <w:link w:val="Heading7Char"/>
    <w:uiPriority w:val="9"/>
    <w:qFormat/>
    <w:rsid w:val="0079682E"/>
    <w:pPr>
      <w:spacing w:before="240" w:after="60" w:line="240" w:lineRule="auto"/>
      <w:outlineLvl w:val="6"/>
    </w:pPr>
    <w:rPr>
      <w:rFonts w:ascii="Calibri" w:eastAsia="SimSun" w:hAnsi="Calibri" w:cs="Times New Roman"/>
      <w:sz w:val="24"/>
      <w:szCs w:val="24"/>
      <w:lang w:val="en-US" w:eastAsia="en-US" w:bidi="en-US"/>
    </w:rPr>
  </w:style>
  <w:style w:type="paragraph" w:styleId="Heading8">
    <w:name w:val="heading 8"/>
    <w:basedOn w:val="Normal"/>
    <w:next w:val="Normal"/>
    <w:link w:val="Heading8Char"/>
    <w:uiPriority w:val="9"/>
    <w:qFormat/>
    <w:rsid w:val="0079682E"/>
    <w:pPr>
      <w:spacing w:before="240" w:after="60" w:line="240" w:lineRule="auto"/>
      <w:outlineLvl w:val="7"/>
    </w:pPr>
    <w:rPr>
      <w:rFonts w:ascii="Calibri" w:eastAsia="SimSun" w:hAnsi="Calibri" w:cs="Times New Roman"/>
      <w:i/>
      <w:iCs/>
      <w:sz w:val="24"/>
      <w:szCs w:val="24"/>
      <w:lang w:val="en-US" w:eastAsia="en-US" w:bidi="en-US"/>
    </w:rPr>
  </w:style>
  <w:style w:type="paragraph" w:styleId="Heading9">
    <w:name w:val="heading 9"/>
    <w:basedOn w:val="Normal"/>
    <w:next w:val="Normal"/>
    <w:link w:val="Heading9Char"/>
    <w:uiPriority w:val="9"/>
    <w:qFormat/>
    <w:rsid w:val="0079682E"/>
    <w:pPr>
      <w:spacing w:before="240" w:after="60" w:line="240" w:lineRule="auto"/>
      <w:outlineLvl w:val="8"/>
    </w:pPr>
    <w:rPr>
      <w:rFonts w:ascii="Cambria" w:eastAsia="SimSun" w:hAnsi="Cambria" w:cs="Times New Roman"/>
      <w:lang w:val="en-US" w:eastAsia="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28E"/>
    <w:rPr>
      <w:rFonts w:ascii="Times New Roman" w:eastAsia="SimSun" w:hAnsi="Times New Roman" w:cs="Times New Roman"/>
      <w:b/>
      <w:bCs/>
      <w:kern w:val="32"/>
      <w:sz w:val="32"/>
      <w:szCs w:val="32"/>
      <w:lang w:val="en-US" w:eastAsia="en-US" w:bidi="en-US"/>
    </w:rPr>
  </w:style>
  <w:style w:type="character" w:customStyle="1" w:styleId="Heading2Char">
    <w:name w:val="Heading 2 Char"/>
    <w:basedOn w:val="DefaultParagraphFont"/>
    <w:link w:val="Heading2"/>
    <w:uiPriority w:val="9"/>
    <w:rsid w:val="0040328E"/>
    <w:rPr>
      <w:rFonts w:ascii="Times New Roman" w:eastAsia="SimSun" w:hAnsi="Times New Roman" w:cs="Times New Roman"/>
      <w:b/>
      <w:bCs/>
      <w:iCs/>
      <w:sz w:val="24"/>
      <w:szCs w:val="28"/>
      <w:lang w:val="en-US" w:eastAsia="en-US" w:bidi="en-US"/>
    </w:rPr>
  </w:style>
  <w:style w:type="character" w:customStyle="1" w:styleId="Heading3Char">
    <w:name w:val="Heading 3 Char"/>
    <w:basedOn w:val="DefaultParagraphFont"/>
    <w:link w:val="Heading3"/>
    <w:uiPriority w:val="9"/>
    <w:rsid w:val="0040328E"/>
    <w:rPr>
      <w:rFonts w:ascii="Times New Roman" w:eastAsia="SimSun" w:hAnsi="Times New Roman" w:cs="Times New Roman"/>
      <w:b/>
      <w:bCs/>
      <w:sz w:val="24"/>
      <w:szCs w:val="26"/>
      <w:lang w:val="en-US" w:eastAsia="en-US" w:bidi="en-US"/>
    </w:rPr>
  </w:style>
  <w:style w:type="character" w:customStyle="1" w:styleId="Heading4Char">
    <w:name w:val="Heading 4 Char"/>
    <w:basedOn w:val="DefaultParagraphFont"/>
    <w:link w:val="Heading4"/>
    <w:uiPriority w:val="9"/>
    <w:rsid w:val="0040328E"/>
    <w:rPr>
      <w:rFonts w:ascii="Times New Roman" w:eastAsia="SimSun" w:hAnsi="Times New Roman" w:cs="Times New Roman"/>
      <w:b/>
      <w:bCs/>
      <w:sz w:val="24"/>
      <w:szCs w:val="28"/>
      <w:lang w:val="en-US" w:eastAsia="en-US" w:bidi="en-US"/>
    </w:rPr>
  </w:style>
  <w:style w:type="character" w:customStyle="1" w:styleId="Heading5Char">
    <w:name w:val="Heading 5 Char"/>
    <w:basedOn w:val="DefaultParagraphFont"/>
    <w:link w:val="Heading5"/>
    <w:uiPriority w:val="9"/>
    <w:rsid w:val="0079682E"/>
    <w:rPr>
      <w:rFonts w:ascii="Calibri" w:eastAsia="SimSun" w:hAnsi="Calibri" w:cs="Times New Roman"/>
      <w:b/>
      <w:bCs/>
      <w:i/>
      <w:iCs/>
      <w:sz w:val="26"/>
      <w:szCs w:val="26"/>
      <w:lang w:val="en-US" w:eastAsia="en-US" w:bidi="en-US"/>
    </w:rPr>
  </w:style>
  <w:style w:type="character" w:customStyle="1" w:styleId="Heading6Char">
    <w:name w:val="Heading 6 Char"/>
    <w:basedOn w:val="DefaultParagraphFont"/>
    <w:link w:val="Heading6"/>
    <w:uiPriority w:val="9"/>
    <w:rsid w:val="0079682E"/>
    <w:rPr>
      <w:rFonts w:ascii="Calibri" w:eastAsia="SimSun" w:hAnsi="Calibri" w:cs="Times New Roman"/>
      <w:b/>
      <w:bCs/>
      <w:lang w:val="en-US" w:eastAsia="en-US" w:bidi="en-US"/>
    </w:rPr>
  </w:style>
  <w:style w:type="character" w:customStyle="1" w:styleId="Heading7Char">
    <w:name w:val="Heading 7 Char"/>
    <w:basedOn w:val="DefaultParagraphFont"/>
    <w:link w:val="Heading7"/>
    <w:uiPriority w:val="9"/>
    <w:rsid w:val="0079682E"/>
    <w:rPr>
      <w:rFonts w:ascii="Calibri" w:eastAsia="SimSun" w:hAnsi="Calibri" w:cs="Times New Roman"/>
      <w:sz w:val="24"/>
      <w:szCs w:val="24"/>
      <w:lang w:val="en-US" w:eastAsia="en-US" w:bidi="en-US"/>
    </w:rPr>
  </w:style>
  <w:style w:type="character" w:customStyle="1" w:styleId="Heading8Char">
    <w:name w:val="Heading 8 Char"/>
    <w:basedOn w:val="DefaultParagraphFont"/>
    <w:link w:val="Heading8"/>
    <w:uiPriority w:val="9"/>
    <w:rsid w:val="0079682E"/>
    <w:rPr>
      <w:rFonts w:ascii="Calibri" w:eastAsia="SimSun" w:hAnsi="Calibri" w:cs="Times New Roman"/>
      <w:i/>
      <w:iCs/>
      <w:sz w:val="24"/>
      <w:szCs w:val="24"/>
      <w:lang w:val="en-US" w:eastAsia="en-US" w:bidi="en-US"/>
    </w:rPr>
  </w:style>
  <w:style w:type="character" w:customStyle="1" w:styleId="Heading9Char">
    <w:name w:val="Heading 9 Char"/>
    <w:basedOn w:val="DefaultParagraphFont"/>
    <w:link w:val="Heading9"/>
    <w:uiPriority w:val="9"/>
    <w:rsid w:val="0079682E"/>
    <w:rPr>
      <w:rFonts w:ascii="Cambria" w:eastAsia="SimSun" w:hAnsi="Cambria" w:cs="Times New Roman"/>
      <w:lang w:val="en-US" w:eastAsia="en-US" w:bidi="en-US"/>
    </w:rPr>
  </w:style>
  <w:style w:type="numbering" w:customStyle="1" w:styleId="NoList1">
    <w:name w:val="No List1"/>
    <w:next w:val="NoList"/>
    <w:uiPriority w:val="99"/>
    <w:semiHidden/>
    <w:unhideWhenUsed/>
    <w:rsid w:val="0079682E"/>
  </w:style>
  <w:style w:type="paragraph" w:styleId="Header">
    <w:name w:val="header"/>
    <w:basedOn w:val="Normal"/>
    <w:link w:val="HeaderChar"/>
    <w:uiPriority w:val="99"/>
    <w:rsid w:val="0079682E"/>
    <w:pPr>
      <w:tabs>
        <w:tab w:val="center" w:pos="4320"/>
        <w:tab w:val="right" w:pos="8640"/>
      </w:tabs>
      <w:spacing w:after="0" w:line="240" w:lineRule="auto"/>
    </w:pPr>
    <w:rPr>
      <w:rFonts w:ascii="Calibri" w:eastAsia="SimSun" w:hAnsi="Calibri" w:cs="Times New Roman"/>
      <w:sz w:val="24"/>
      <w:szCs w:val="24"/>
      <w:lang w:val="en-US" w:eastAsia="en-US" w:bidi="en-US"/>
    </w:rPr>
  </w:style>
  <w:style w:type="character" w:customStyle="1" w:styleId="HeaderChar">
    <w:name w:val="Header Char"/>
    <w:basedOn w:val="DefaultParagraphFont"/>
    <w:link w:val="Header"/>
    <w:uiPriority w:val="99"/>
    <w:rsid w:val="0079682E"/>
    <w:rPr>
      <w:rFonts w:ascii="Calibri" w:eastAsia="SimSun" w:hAnsi="Calibri" w:cs="Times New Roman"/>
      <w:sz w:val="24"/>
      <w:szCs w:val="24"/>
      <w:lang w:val="en-US" w:eastAsia="en-US" w:bidi="en-US"/>
    </w:rPr>
  </w:style>
  <w:style w:type="character" w:styleId="PageNumber">
    <w:name w:val="page number"/>
    <w:basedOn w:val="DefaultParagraphFont"/>
    <w:rsid w:val="0079682E"/>
  </w:style>
  <w:style w:type="paragraph" w:styleId="Footer">
    <w:name w:val="footer"/>
    <w:basedOn w:val="Normal"/>
    <w:link w:val="FooterChar"/>
    <w:uiPriority w:val="99"/>
    <w:rsid w:val="0079682E"/>
    <w:pPr>
      <w:tabs>
        <w:tab w:val="center" w:pos="4320"/>
        <w:tab w:val="right" w:pos="8640"/>
      </w:tabs>
      <w:spacing w:after="0" w:line="240" w:lineRule="auto"/>
    </w:pPr>
    <w:rPr>
      <w:rFonts w:ascii="Calibri" w:eastAsia="SimSun" w:hAnsi="Calibri" w:cs="Times New Roman"/>
      <w:sz w:val="24"/>
      <w:szCs w:val="24"/>
      <w:lang w:val="en-US" w:eastAsia="en-US" w:bidi="en-US"/>
    </w:rPr>
  </w:style>
  <w:style w:type="character" w:customStyle="1" w:styleId="FooterChar">
    <w:name w:val="Footer Char"/>
    <w:basedOn w:val="DefaultParagraphFont"/>
    <w:link w:val="Footer"/>
    <w:uiPriority w:val="99"/>
    <w:rsid w:val="0079682E"/>
    <w:rPr>
      <w:rFonts w:ascii="Calibri" w:eastAsia="SimSun" w:hAnsi="Calibri" w:cs="Times New Roman"/>
      <w:sz w:val="24"/>
      <w:szCs w:val="24"/>
      <w:lang w:val="en-US" w:eastAsia="en-US" w:bidi="en-US"/>
    </w:rPr>
  </w:style>
  <w:style w:type="paragraph" w:styleId="BodyTextIndent">
    <w:name w:val="Body Text Indent"/>
    <w:basedOn w:val="Normal"/>
    <w:link w:val="BodyTextIndentChar"/>
    <w:rsid w:val="0079682E"/>
    <w:pPr>
      <w:tabs>
        <w:tab w:val="left" w:pos="720"/>
        <w:tab w:val="left" w:pos="1080"/>
        <w:tab w:val="left" w:pos="1440"/>
        <w:tab w:val="right" w:pos="9043"/>
      </w:tabs>
      <w:spacing w:after="0" w:line="240" w:lineRule="auto"/>
      <w:ind w:firstLine="720"/>
      <w:jc w:val="both"/>
    </w:pPr>
    <w:rPr>
      <w:rFonts w:ascii="Calibri" w:eastAsia="SimSun" w:hAnsi="Calibri" w:cs="Times New Roman"/>
      <w:szCs w:val="24"/>
      <w:lang w:val="en-GB" w:eastAsia="en-US" w:bidi="en-US"/>
    </w:rPr>
  </w:style>
  <w:style w:type="character" w:customStyle="1" w:styleId="BodyTextIndentChar">
    <w:name w:val="Body Text Indent Char"/>
    <w:basedOn w:val="DefaultParagraphFont"/>
    <w:link w:val="BodyTextIndent"/>
    <w:rsid w:val="0079682E"/>
    <w:rPr>
      <w:rFonts w:ascii="Calibri" w:eastAsia="SimSun" w:hAnsi="Calibri" w:cs="Times New Roman"/>
      <w:szCs w:val="24"/>
      <w:lang w:val="en-GB" w:eastAsia="en-US" w:bidi="en-US"/>
    </w:rPr>
  </w:style>
  <w:style w:type="paragraph" w:styleId="DocumentMap">
    <w:name w:val="Document Map"/>
    <w:basedOn w:val="Normal"/>
    <w:link w:val="DocumentMapChar"/>
    <w:semiHidden/>
    <w:rsid w:val="0079682E"/>
    <w:pPr>
      <w:shd w:val="clear" w:color="auto" w:fill="000080"/>
      <w:spacing w:after="0" w:line="240" w:lineRule="auto"/>
    </w:pPr>
    <w:rPr>
      <w:rFonts w:ascii="Tahoma" w:eastAsia="SimSun" w:hAnsi="Tahoma" w:cs="Arial Narrow"/>
      <w:sz w:val="24"/>
      <w:szCs w:val="24"/>
      <w:lang w:val="en-US" w:eastAsia="en-US" w:bidi="en-US"/>
    </w:rPr>
  </w:style>
  <w:style w:type="character" w:customStyle="1" w:styleId="DocumentMapChar">
    <w:name w:val="Document Map Char"/>
    <w:basedOn w:val="DefaultParagraphFont"/>
    <w:link w:val="DocumentMap"/>
    <w:semiHidden/>
    <w:rsid w:val="0079682E"/>
    <w:rPr>
      <w:rFonts w:ascii="Tahoma" w:eastAsia="SimSun" w:hAnsi="Tahoma" w:cs="Arial Narrow"/>
      <w:sz w:val="24"/>
      <w:szCs w:val="24"/>
      <w:shd w:val="clear" w:color="auto" w:fill="000080"/>
      <w:lang w:val="en-US" w:eastAsia="en-US" w:bidi="en-US"/>
    </w:rPr>
  </w:style>
  <w:style w:type="paragraph" w:styleId="BodyText">
    <w:name w:val="Body Text"/>
    <w:basedOn w:val="Normal"/>
    <w:link w:val="BodyTextChar"/>
    <w:rsid w:val="0079682E"/>
    <w:pPr>
      <w:spacing w:after="0" w:line="240" w:lineRule="auto"/>
      <w:jc w:val="both"/>
    </w:pPr>
    <w:rPr>
      <w:rFonts w:ascii="Calibri" w:eastAsia="SimSun" w:hAnsi="Calibri" w:cs="Times New Roman"/>
      <w:sz w:val="26"/>
      <w:szCs w:val="24"/>
      <w:lang w:val="en-GB" w:eastAsia="en-US" w:bidi="en-US"/>
    </w:rPr>
  </w:style>
  <w:style w:type="character" w:customStyle="1" w:styleId="BodyTextChar">
    <w:name w:val="Body Text Char"/>
    <w:basedOn w:val="DefaultParagraphFont"/>
    <w:link w:val="BodyText"/>
    <w:rsid w:val="0079682E"/>
    <w:rPr>
      <w:rFonts w:ascii="Calibri" w:eastAsia="SimSun" w:hAnsi="Calibri" w:cs="Times New Roman"/>
      <w:sz w:val="26"/>
      <w:szCs w:val="24"/>
      <w:lang w:val="en-GB" w:eastAsia="en-US" w:bidi="en-US"/>
    </w:rPr>
  </w:style>
  <w:style w:type="paragraph" w:styleId="BodyText2">
    <w:name w:val="Body Text 2"/>
    <w:basedOn w:val="Normal"/>
    <w:link w:val="BodyText2Char"/>
    <w:rsid w:val="0079682E"/>
    <w:pPr>
      <w:spacing w:after="0" w:line="240" w:lineRule="auto"/>
    </w:pPr>
    <w:rPr>
      <w:rFonts w:ascii="Arial Narrow" w:eastAsia="SimSun" w:hAnsi="Arial Narrow" w:cs="Times New Roman"/>
      <w:sz w:val="26"/>
      <w:szCs w:val="24"/>
      <w:lang w:val="en-US" w:eastAsia="en-US" w:bidi="en-US"/>
    </w:rPr>
  </w:style>
  <w:style w:type="character" w:customStyle="1" w:styleId="BodyText2Char">
    <w:name w:val="Body Text 2 Char"/>
    <w:basedOn w:val="DefaultParagraphFont"/>
    <w:link w:val="BodyText2"/>
    <w:rsid w:val="0079682E"/>
    <w:rPr>
      <w:rFonts w:ascii="Arial Narrow" w:eastAsia="SimSun" w:hAnsi="Arial Narrow" w:cs="Times New Roman"/>
      <w:sz w:val="26"/>
      <w:szCs w:val="24"/>
      <w:lang w:val="en-US" w:eastAsia="en-US" w:bidi="en-US"/>
    </w:rPr>
  </w:style>
  <w:style w:type="paragraph" w:styleId="BodyText3">
    <w:name w:val="Body Text 3"/>
    <w:basedOn w:val="Normal"/>
    <w:link w:val="BodyText3Char"/>
    <w:rsid w:val="0079682E"/>
    <w:pPr>
      <w:spacing w:after="0" w:line="240" w:lineRule="auto"/>
    </w:pPr>
    <w:rPr>
      <w:rFonts w:ascii="Arial Narrow" w:eastAsia="SimSun" w:hAnsi="Arial Narrow" w:cs="Times New Roman"/>
      <w:i/>
      <w:sz w:val="26"/>
      <w:szCs w:val="24"/>
      <w:lang w:val="en-GB" w:eastAsia="en-US" w:bidi="en-US"/>
    </w:rPr>
  </w:style>
  <w:style w:type="character" w:customStyle="1" w:styleId="BodyText3Char">
    <w:name w:val="Body Text 3 Char"/>
    <w:basedOn w:val="DefaultParagraphFont"/>
    <w:link w:val="BodyText3"/>
    <w:rsid w:val="0079682E"/>
    <w:rPr>
      <w:rFonts w:ascii="Arial Narrow" w:eastAsia="SimSun" w:hAnsi="Arial Narrow" w:cs="Times New Roman"/>
      <w:i/>
      <w:sz w:val="26"/>
      <w:szCs w:val="24"/>
      <w:lang w:val="en-GB" w:eastAsia="en-US" w:bidi="en-US"/>
    </w:rPr>
  </w:style>
  <w:style w:type="paragraph" w:styleId="Date">
    <w:name w:val="Date"/>
    <w:basedOn w:val="Normal"/>
    <w:next w:val="Normal"/>
    <w:link w:val="DateChar"/>
    <w:rsid w:val="0079682E"/>
    <w:pPr>
      <w:spacing w:after="0" w:line="240" w:lineRule="auto"/>
    </w:pPr>
    <w:rPr>
      <w:rFonts w:ascii="Calibri" w:eastAsia="SimSun" w:hAnsi="Calibri" w:cs="Times New Roman"/>
      <w:sz w:val="24"/>
      <w:szCs w:val="24"/>
      <w:lang w:val="en-US" w:bidi="en-US"/>
    </w:rPr>
  </w:style>
  <w:style w:type="character" w:customStyle="1" w:styleId="DateChar">
    <w:name w:val="Date Char"/>
    <w:basedOn w:val="DefaultParagraphFont"/>
    <w:link w:val="Date"/>
    <w:rsid w:val="0079682E"/>
    <w:rPr>
      <w:rFonts w:ascii="Calibri" w:eastAsia="SimSun" w:hAnsi="Calibri" w:cs="Times New Roman"/>
      <w:sz w:val="24"/>
      <w:szCs w:val="24"/>
      <w:lang w:val="en-US" w:bidi="en-US"/>
    </w:rPr>
  </w:style>
  <w:style w:type="paragraph" w:styleId="List">
    <w:name w:val="List"/>
    <w:basedOn w:val="Normal"/>
    <w:rsid w:val="0079682E"/>
    <w:pPr>
      <w:spacing w:after="0" w:line="240" w:lineRule="auto"/>
      <w:ind w:left="360" w:hanging="360"/>
    </w:pPr>
    <w:rPr>
      <w:rFonts w:ascii="Calibri" w:eastAsia="SimSun" w:hAnsi="Calibri" w:cs="Times New Roman"/>
      <w:sz w:val="24"/>
      <w:szCs w:val="24"/>
      <w:lang w:val="en-US" w:eastAsia="en-US" w:bidi="en-US"/>
    </w:rPr>
  </w:style>
  <w:style w:type="paragraph" w:styleId="NormalWeb">
    <w:name w:val="Normal (Web)"/>
    <w:basedOn w:val="Normal"/>
    <w:uiPriority w:val="99"/>
    <w:rsid w:val="0079682E"/>
    <w:pPr>
      <w:spacing w:before="100" w:beforeAutospacing="1" w:after="100" w:afterAutospacing="1" w:line="240" w:lineRule="auto"/>
    </w:pPr>
    <w:rPr>
      <w:rFonts w:ascii="Calibri" w:eastAsia="SimSun" w:hAnsi="Calibri" w:cs="Times New Roman"/>
      <w:sz w:val="24"/>
      <w:szCs w:val="24"/>
      <w:lang w:val="en-US" w:eastAsia="en-US" w:bidi="en-US"/>
    </w:rPr>
  </w:style>
  <w:style w:type="paragraph" w:styleId="BodyTextIndent2">
    <w:name w:val="Body Text Indent 2"/>
    <w:basedOn w:val="Normal"/>
    <w:link w:val="BodyTextIndent2Char"/>
    <w:rsid w:val="0079682E"/>
    <w:pPr>
      <w:spacing w:after="120" w:line="480" w:lineRule="auto"/>
      <w:ind w:left="360"/>
    </w:pPr>
    <w:rPr>
      <w:rFonts w:ascii="Calibri" w:eastAsia="SimSun" w:hAnsi="Calibri" w:cs="Times New Roman"/>
      <w:sz w:val="24"/>
      <w:szCs w:val="24"/>
      <w:lang w:val="en-US" w:eastAsia="en-US" w:bidi="en-US"/>
    </w:rPr>
  </w:style>
  <w:style w:type="character" w:customStyle="1" w:styleId="BodyTextIndent2Char">
    <w:name w:val="Body Text Indent 2 Char"/>
    <w:basedOn w:val="DefaultParagraphFont"/>
    <w:link w:val="BodyTextIndent2"/>
    <w:rsid w:val="0079682E"/>
    <w:rPr>
      <w:rFonts w:ascii="Calibri" w:eastAsia="SimSun" w:hAnsi="Calibri" w:cs="Times New Roman"/>
      <w:sz w:val="24"/>
      <w:szCs w:val="24"/>
      <w:lang w:val="en-US" w:eastAsia="en-US" w:bidi="en-US"/>
    </w:rPr>
  </w:style>
  <w:style w:type="paragraph" w:styleId="Title">
    <w:name w:val="Title"/>
    <w:basedOn w:val="Normal"/>
    <w:next w:val="Normal"/>
    <w:link w:val="TitleChar"/>
    <w:uiPriority w:val="10"/>
    <w:qFormat/>
    <w:rsid w:val="0079682E"/>
    <w:pPr>
      <w:spacing w:before="240" w:after="60" w:line="240" w:lineRule="auto"/>
      <w:jc w:val="center"/>
      <w:outlineLvl w:val="0"/>
    </w:pPr>
    <w:rPr>
      <w:rFonts w:ascii="Cambria" w:eastAsia="SimSun" w:hAnsi="Cambria" w:cs="Times New Roman"/>
      <w:b/>
      <w:bCs/>
      <w:kern w:val="28"/>
      <w:sz w:val="32"/>
      <w:szCs w:val="32"/>
      <w:lang w:val="en-US" w:eastAsia="en-US" w:bidi="en-US"/>
    </w:rPr>
  </w:style>
  <w:style w:type="character" w:customStyle="1" w:styleId="TitleChar">
    <w:name w:val="Title Char"/>
    <w:basedOn w:val="DefaultParagraphFont"/>
    <w:link w:val="Title"/>
    <w:uiPriority w:val="10"/>
    <w:rsid w:val="0079682E"/>
    <w:rPr>
      <w:rFonts w:ascii="Cambria" w:eastAsia="SimSun" w:hAnsi="Cambria" w:cs="Times New Roman"/>
      <w:b/>
      <w:bCs/>
      <w:kern w:val="28"/>
      <w:sz w:val="32"/>
      <w:szCs w:val="32"/>
      <w:lang w:val="en-US" w:eastAsia="en-US" w:bidi="en-US"/>
    </w:rPr>
  </w:style>
  <w:style w:type="paragraph" w:styleId="TOC3">
    <w:name w:val="toc 3"/>
    <w:basedOn w:val="Normal"/>
    <w:next w:val="Normal"/>
    <w:autoRedefine/>
    <w:uiPriority w:val="39"/>
    <w:unhideWhenUsed/>
    <w:rsid w:val="0079682E"/>
    <w:pPr>
      <w:tabs>
        <w:tab w:val="right" w:leader="dot" w:pos="8630"/>
      </w:tabs>
      <w:spacing w:after="0" w:line="240" w:lineRule="auto"/>
      <w:ind w:left="1800" w:hanging="720"/>
    </w:pPr>
    <w:rPr>
      <w:rFonts w:ascii="Times New Roman" w:eastAsia="SimSun" w:hAnsi="Times New Roman" w:cs="Calibri"/>
      <w:sz w:val="24"/>
      <w:szCs w:val="24"/>
      <w:lang w:val="en-US" w:eastAsia="en-US" w:bidi="en-US"/>
    </w:rPr>
  </w:style>
  <w:style w:type="paragraph" w:styleId="TOC1">
    <w:name w:val="toc 1"/>
    <w:basedOn w:val="Normal"/>
    <w:next w:val="Normal"/>
    <w:autoRedefine/>
    <w:uiPriority w:val="39"/>
    <w:unhideWhenUsed/>
    <w:rsid w:val="0079682E"/>
    <w:pPr>
      <w:spacing w:before="360" w:after="0" w:line="240" w:lineRule="auto"/>
    </w:pPr>
    <w:rPr>
      <w:rFonts w:ascii="Times New Roman" w:eastAsia="SimSun" w:hAnsi="Times New Roman" w:cs="Times New Roman"/>
      <w:b/>
      <w:bCs/>
      <w:caps/>
      <w:sz w:val="24"/>
      <w:szCs w:val="24"/>
      <w:lang w:val="en-US" w:eastAsia="en-US" w:bidi="en-US"/>
    </w:rPr>
  </w:style>
  <w:style w:type="paragraph" w:styleId="TOC2">
    <w:name w:val="toc 2"/>
    <w:basedOn w:val="Normal"/>
    <w:next w:val="Normal"/>
    <w:autoRedefine/>
    <w:uiPriority w:val="39"/>
    <w:unhideWhenUsed/>
    <w:rsid w:val="0079682E"/>
    <w:pPr>
      <w:tabs>
        <w:tab w:val="right" w:leader="dot" w:pos="8630"/>
      </w:tabs>
      <w:spacing w:before="240" w:after="0" w:line="240" w:lineRule="auto"/>
      <w:ind w:left="360"/>
    </w:pPr>
    <w:rPr>
      <w:rFonts w:ascii="Times New Roman" w:eastAsia="SimSun" w:hAnsi="Times New Roman" w:cs="Calibri"/>
      <w:bCs/>
      <w:sz w:val="24"/>
      <w:szCs w:val="24"/>
      <w:lang w:val="en-US" w:eastAsia="en-US" w:bidi="en-US"/>
    </w:rPr>
  </w:style>
  <w:style w:type="paragraph" w:styleId="TOC4">
    <w:name w:val="toc 4"/>
    <w:basedOn w:val="Normal"/>
    <w:next w:val="Normal"/>
    <w:autoRedefine/>
    <w:uiPriority w:val="39"/>
    <w:unhideWhenUsed/>
    <w:rsid w:val="0079682E"/>
    <w:pPr>
      <w:spacing w:after="0" w:line="240" w:lineRule="auto"/>
      <w:ind w:left="400"/>
    </w:pPr>
    <w:rPr>
      <w:rFonts w:ascii="Calibri" w:eastAsia="SimSun" w:hAnsi="Calibri" w:cs="Calibri"/>
      <w:sz w:val="24"/>
      <w:szCs w:val="24"/>
      <w:lang w:val="en-US" w:eastAsia="en-US" w:bidi="en-US"/>
    </w:rPr>
  </w:style>
  <w:style w:type="paragraph" w:styleId="TOC5">
    <w:name w:val="toc 5"/>
    <w:basedOn w:val="Normal"/>
    <w:next w:val="Normal"/>
    <w:autoRedefine/>
    <w:uiPriority w:val="39"/>
    <w:unhideWhenUsed/>
    <w:rsid w:val="0079682E"/>
    <w:pPr>
      <w:spacing w:after="0" w:line="240" w:lineRule="auto"/>
      <w:ind w:left="600"/>
    </w:pPr>
    <w:rPr>
      <w:rFonts w:ascii="Calibri" w:eastAsia="SimSun" w:hAnsi="Calibri" w:cs="Calibri"/>
      <w:sz w:val="24"/>
      <w:szCs w:val="24"/>
      <w:lang w:val="en-US" w:eastAsia="en-US" w:bidi="en-US"/>
    </w:rPr>
  </w:style>
  <w:style w:type="paragraph" w:styleId="TOC6">
    <w:name w:val="toc 6"/>
    <w:basedOn w:val="Normal"/>
    <w:next w:val="Normal"/>
    <w:autoRedefine/>
    <w:uiPriority w:val="39"/>
    <w:unhideWhenUsed/>
    <w:rsid w:val="0079682E"/>
    <w:pPr>
      <w:spacing w:after="0" w:line="240" w:lineRule="auto"/>
      <w:ind w:left="800"/>
    </w:pPr>
    <w:rPr>
      <w:rFonts w:ascii="Calibri" w:eastAsia="SimSun" w:hAnsi="Calibri" w:cs="Calibri"/>
      <w:sz w:val="24"/>
      <w:szCs w:val="24"/>
      <w:lang w:val="en-US" w:eastAsia="en-US" w:bidi="en-US"/>
    </w:rPr>
  </w:style>
  <w:style w:type="paragraph" w:styleId="TOC7">
    <w:name w:val="toc 7"/>
    <w:basedOn w:val="Normal"/>
    <w:next w:val="Normal"/>
    <w:autoRedefine/>
    <w:uiPriority w:val="39"/>
    <w:unhideWhenUsed/>
    <w:rsid w:val="0079682E"/>
    <w:pPr>
      <w:spacing w:after="0" w:line="240" w:lineRule="auto"/>
      <w:ind w:left="1000"/>
    </w:pPr>
    <w:rPr>
      <w:rFonts w:ascii="Calibri" w:eastAsia="SimSun" w:hAnsi="Calibri" w:cs="Calibri"/>
      <w:sz w:val="24"/>
      <w:szCs w:val="24"/>
      <w:lang w:val="en-US" w:eastAsia="en-US" w:bidi="en-US"/>
    </w:rPr>
  </w:style>
  <w:style w:type="paragraph" w:styleId="TOC8">
    <w:name w:val="toc 8"/>
    <w:basedOn w:val="Normal"/>
    <w:next w:val="Normal"/>
    <w:autoRedefine/>
    <w:uiPriority w:val="39"/>
    <w:unhideWhenUsed/>
    <w:rsid w:val="0079682E"/>
    <w:pPr>
      <w:spacing w:after="0" w:line="240" w:lineRule="auto"/>
      <w:ind w:left="1200"/>
    </w:pPr>
    <w:rPr>
      <w:rFonts w:ascii="Calibri" w:eastAsia="SimSun" w:hAnsi="Calibri" w:cs="Calibri"/>
      <w:sz w:val="24"/>
      <w:szCs w:val="24"/>
      <w:lang w:val="en-US" w:eastAsia="en-US" w:bidi="en-US"/>
    </w:rPr>
  </w:style>
  <w:style w:type="paragraph" w:styleId="TOC9">
    <w:name w:val="toc 9"/>
    <w:basedOn w:val="Normal"/>
    <w:next w:val="Normal"/>
    <w:autoRedefine/>
    <w:uiPriority w:val="39"/>
    <w:unhideWhenUsed/>
    <w:rsid w:val="0079682E"/>
    <w:pPr>
      <w:spacing w:after="0" w:line="240" w:lineRule="auto"/>
      <w:ind w:left="1400"/>
    </w:pPr>
    <w:rPr>
      <w:rFonts w:ascii="Calibri" w:eastAsia="SimSun" w:hAnsi="Calibri" w:cs="Calibri"/>
      <w:sz w:val="24"/>
      <w:szCs w:val="24"/>
      <w:lang w:val="en-US" w:eastAsia="en-US" w:bidi="en-US"/>
    </w:rPr>
  </w:style>
  <w:style w:type="paragraph" w:customStyle="1" w:styleId="TOCHeading1">
    <w:name w:val="TOC Heading1"/>
    <w:basedOn w:val="Heading1"/>
    <w:next w:val="Normal"/>
    <w:uiPriority w:val="39"/>
    <w:qFormat/>
    <w:rsid w:val="0079682E"/>
    <w:pPr>
      <w:outlineLvl w:val="9"/>
    </w:pPr>
  </w:style>
  <w:style w:type="paragraph" w:styleId="Caption">
    <w:name w:val="caption"/>
    <w:basedOn w:val="Normal"/>
    <w:next w:val="Normal"/>
    <w:uiPriority w:val="35"/>
    <w:qFormat/>
    <w:rsid w:val="0079682E"/>
    <w:pPr>
      <w:spacing w:after="0" w:line="240" w:lineRule="auto"/>
    </w:pPr>
    <w:rPr>
      <w:rFonts w:ascii="Calibri" w:eastAsia="SimSun" w:hAnsi="Calibri" w:cs="Times New Roman"/>
      <w:b/>
      <w:bCs/>
      <w:color w:val="4F81BD"/>
      <w:sz w:val="18"/>
      <w:szCs w:val="18"/>
      <w:lang w:val="en-US" w:eastAsia="en-US" w:bidi="en-US"/>
    </w:rPr>
  </w:style>
  <w:style w:type="paragraph" w:styleId="Subtitle">
    <w:name w:val="Subtitle"/>
    <w:basedOn w:val="Normal"/>
    <w:next w:val="Normal"/>
    <w:link w:val="SubtitleChar"/>
    <w:uiPriority w:val="11"/>
    <w:qFormat/>
    <w:rsid w:val="0079682E"/>
    <w:pPr>
      <w:spacing w:after="60" w:line="240" w:lineRule="auto"/>
      <w:jc w:val="center"/>
      <w:outlineLvl w:val="1"/>
    </w:pPr>
    <w:rPr>
      <w:rFonts w:ascii="Cambria" w:eastAsia="SimSun" w:hAnsi="Cambria" w:cs="Times New Roman"/>
      <w:sz w:val="24"/>
      <w:szCs w:val="24"/>
      <w:lang w:val="en-US" w:eastAsia="en-US" w:bidi="en-US"/>
    </w:rPr>
  </w:style>
  <w:style w:type="character" w:customStyle="1" w:styleId="SubtitleChar">
    <w:name w:val="Subtitle Char"/>
    <w:basedOn w:val="DefaultParagraphFont"/>
    <w:link w:val="Subtitle"/>
    <w:uiPriority w:val="11"/>
    <w:rsid w:val="0079682E"/>
    <w:rPr>
      <w:rFonts w:ascii="Cambria" w:eastAsia="SimSun" w:hAnsi="Cambria" w:cs="Times New Roman"/>
      <w:sz w:val="24"/>
      <w:szCs w:val="24"/>
      <w:lang w:val="en-US" w:eastAsia="en-US" w:bidi="en-US"/>
    </w:rPr>
  </w:style>
  <w:style w:type="character" w:styleId="Strong">
    <w:name w:val="Strong"/>
    <w:uiPriority w:val="22"/>
    <w:qFormat/>
    <w:rsid w:val="0079682E"/>
    <w:rPr>
      <w:b/>
      <w:bCs/>
    </w:rPr>
  </w:style>
  <w:style w:type="character" w:styleId="Emphasis">
    <w:name w:val="Emphasis"/>
    <w:uiPriority w:val="20"/>
    <w:qFormat/>
    <w:rsid w:val="0079682E"/>
    <w:rPr>
      <w:rFonts w:ascii="Calibri" w:hAnsi="Calibri"/>
      <w:b/>
      <w:i/>
      <w:iCs/>
    </w:rPr>
  </w:style>
  <w:style w:type="paragraph" w:customStyle="1" w:styleId="NoSpacing1">
    <w:name w:val="No Spacing1"/>
    <w:basedOn w:val="Normal"/>
    <w:link w:val="NoSpacingChar"/>
    <w:uiPriority w:val="1"/>
    <w:qFormat/>
    <w:rsid w:val="0079682E"/>
    <w:pPr>
      <w:spacing w:after="0" w:line="240" w:lineRule="auto"/>
    </w:pPr>
    <w:rPr>
      <w:rFonts w:ascii="Calibri" w:eastAsia="SimSun" w:hAnsi="Calibri" w:cs="Times New Roman"/>
      <w:sz w:val="24"/>
      <w:szCs w:val="32"/>
      <w:lang w:val="en-US" w:eastAsia="en-US" w:bidi="en-US"/>
    </w:rPr>
  </w:style>
  <w:style w:type="character" w:customStyle="1" w:styleId="NoSpacingChar">
    <w:name w:val="No Spacing Char"/>
    <w:link w:val="NoSpacing1"/>
    <w:uiPriority w:val="1"/>
    <w:rsid w:val="0079682E"/>
    <w:rPr>
      <w:rFonts w:ascii="Calibri" w:eastAsia="SimSun" w:hAnsi="Calibri" w:cs="Times New Roman"/>
      <w:sz w:val="24"/>
      <w:szCs w:val="32"/>
      <w:lang w:val="en-US" w:eastAsia="en-US" w:bidi="en-US"/>
    </w:rPr>
  </w:style>
  <w:style w:type="paragraph" w:customStyle="1" w:styleId="ListParagraph1">
    <w:name w:val="List Paragraph1"/>
    <w:basedOn w:val="Normal"/>
    <w:uiPriority w:val="34"/>
    <w:qFormat/>
    <w:rsid w:val="0079682E"/>
    <w:pPr>
      <w:spacing w:after="0" w:line="240" w:lineRule="auto"/>
      <w:ind w:left="720"/>
      <w:contextualSpacing/>
    </w:pPr>
    <w:rPr>
      <w:rFonts w:ascii="Calibri" w:eastAsia="SimSun" w:hAnsi="Calibri" w:cs="Times New Roman"/>
      <w:sz w:val="24"/>
      <w:szCs w:val="24"/>
      <w:lang w:val="en-US" w:eastAsia="en-US" w:bidi="en-US"/>
    </w:rPr>
  </w:style>
  <w:style w:type="paragraph" w:customStyle="1" w:styleId="Quote1">
    <w:name w:val="Quote1"/>
    <w:basedOn w:val="Normal"/>
    <w:next w:val="Normal"/>
    <w:link w:val="QuoteChar"/>
    <w:uiPriority w:val="29"/>
    <w:qFormat/>
    <w:rsid w:val="0079682E"/>
    <w:pPr>
      <w:spacing w:after="0" w:line="240" w:lineRule="auto"/>
    </w:pPr>
    <w:rPr>
      <w:rFonts w:ascii="Calibri" w:eastAsia="SimSun" w:hAnsi="Calibri" w:cs="Times New Roman"/>
      <w:i/>
      <w:sz w:val="24"/>
      <w:szCs w:val="24"/>
      <w:lang w:val="en-US" w:eastAsia="en-US" w:bidi="en-US"/>
    </w:rPr>
  </w:style>
  <w:style w:type="character" w:customStyle="1" w:styleId="QuoteChar">
    <w:name w:val="Quote Char"/>
    <w:link w:val="Quote1"/>
    <w:uiPriority w:val="29"/>
    <w:rsid w:val="0079682E"/>
    <w:rPr>
      <w:rFonts w:ascii="Calibri" w:eastAsia="SimSun" w:hAnsi="Calibri" w:cs="Times New Roman"/>
      <w:i/>
      <w:sz w:val="24"/>
      <w:szCs w:val="24"/>
      <w:lang w:val="en-US" w:eastAsia="en-US" w:bidi="en-US"/>
    </w:rPr>
  </w:style>
  <w:style w:type="paragraph" w:customStyle="1" w:styleId="IntenseQuote1">
    <w:name w:val="Intense Quote1"/>
    <w:basedOn w:val="Normal"/>
    <w:next w:val="Normal"/>
    <w:link w:val="IntenseQuoteChar"/>
    <w:uiPriority w:val="30"/>
    <w:qFormat/>
    <w:rsid w:val="0079682E"/>
    <w:pPr>
      <w:spacing w:after="0" w:line="240" w:lineRule="auto"/>
      <w:ind w:left="720" w:right="720"/>
    </w:pPr>
    <w:rPr>
      <w:rFonts w:ascii="Calibri" w:eastAsia="SimSun" w:hAnsi="Calibri" w:cs="Times New Roman"/>
      <w:b/>
      <w:i/>
      <w:sz w:val="24"/>
      <w:lang w:val="en-US" w:eastAsia="en-US" w:bidi="en-US"/>
    </w:rPr>
  </w:style>
  <w:style w:type="character" w:customStyle="1" w:styleId="IntenseQuoteChar">
    <w:name w:val="Intense Quote Char"/>
    <w:link w:val="IntenseQuote1"/>
    <w:uiPriority w:val="30"/>
    <w:rsid w:val="0079682E"/>
    <w:rPr>
      <w:rFonts w:ascii="Calibri" w:eastAsia="SimSun" w:hAnsi="Calibri" w:cs="Times New Roman"/>
      <w:b/>
      <w:i/>
      <w:sz w:val="24"/>
      <w:lang w:val="en-US" w:eastAsia="en-US" w:bidi="en-US"/>
    </w:rPr>
  </w:style>
  <w:style w:type="character" w:customStyle="1" w:styleId="SubtleEmphasis1">
    <w:name w:val="Subtle Emphasis1"/>
    <w:uiPriority w:val="19"/>
    <w:qFormat/>
    <w:rsid w:val="0079682E"/>
    <w:rPr>
      <w:i/>
      <w:color w:val="5A5A5A"/>
    </w:rPr>
  </w:style>
  <w:style w:type="character" w:customStyle="1" w:styleId="IntenseEmphasis1">
    <w:name w:val="Intense Emphasis1"/>
    <w:uiPriority w:val="21"/>
    <w:qFormat/>
    <w:rsid w:val="0079682E"/>
    <w:rPr>
      <w:b/>
      <w:i/>
      <w:sz w:val="24"/>
      <w:szCs w:val="24"/>
      <w:u w:val="single"/>
    </w:rPr>
  </w:style>
  <w:style w:type="character" w:customStyle="1" w:styleId="SubtleReference1">
    <w:name w:val="Subtle Reference1"/>
    <w:uiPriority w:val="31"/>
    <w:qFormat/>
    <w:rsid w:val="0079682E"/>
    <w:rPr>
      <w:sz w:val="24"/>
      <w:szCs w:val="24"/>
      <w:u w:val="single"/>
    </w:rPr>
  </w:style>
  <w:style w:type="character" w:customStyle="1" w:styleId="IntenseReference1">
    <w:name w:val="Intense Reference1"/>
    <w:uiPriority w:val="32"/>
    <w:qFormat/>
    <w:rsid w:val="0079682E"/>
    <w:rPr>
      <w:b/>
      <w:sz w:val="24"/>
      <w:u w:val="single"/>
    </w:rPr>
  </w:style>
  <w:style w:type="character" w:customStyle="1" w:styleId="BookTitle1">
    <w:name w:val="Book Title1"/>
    <w:uiPriority w:val="33"/>
    <w:qFormat/>
    <w:rsid w:val="0079682E"/>
    <w:rPr>
      <w:rFonts w:ascii="Cambria" w:eastAsia="SimSun" w:hAnsi="Cambria"/>
      <w:b/>
      <w:i/>
      <w:sz w:val="24"/>
      <w:szCs w:val="24"/>
    </w:rPr>
  </w:style>
  <w:style w:type="character" w:styleId="Hyperlink">
    <w:name w:val="Hyperlink"/>
    <w:uiPriority w:val="99"/>
    <w:unhideWhenUsed/>
    <w:rsid w:val="0079682E"/>
    <w:rPr>
      <w:color w:val="0000FF"/>
      <w:u w:val="single"/>
    </w:rPr>
  </w:style>
  <w:style w:type="paragraph" w:styleId="BalloonText">
    <w:name w:val="Balloon Text"/>
    <w:basedOn w:val="Normal"/>
    <w:link w:val="BalloonTextChar"/>
    <w:uiPriority w:val="99"/>
    <w:semiHidden/>
    <w:unhideWhenUsed/>
    <w:rsid w:val="0079682E"/>
    <w:pPr>
      <w:spacing w:after="0" w:line="240" w:lineRule="auto"/>
    </w:pPr>
    <w:rPr>
      <w:rFonts w:ascii="Tahoma" w:eastAsia="SimSun" w:hAnsi="Tahoma" w:cs="Tahoma"/>
      <w:sz w:val="16"/>
      <w:szCs w:val="16"/>
      <w:lang w:val="en-US" w:eastAsia="en-US" w:bidi="en-US"/>
    </w:rPr>
  </w:style>
  <w:style w:type="character" w:customStyle="1" w:styleId="BalloonTextChar">
    <w:name w:val="Balloon Text Char"/>
    <w:basedOn w:val="DefaultParagraphFont"/>
    <w:link w:val="BalloonText"/>
    <w:uiPriority w:val="99"/>
    <w:semiHidden/>
    <w:rsid w:val="0079682E"/>
    <w:rPr>
      <w:rFonts w:ascii="Tahoma" w:eastAsia="SimSun" w:hAnsi="Tahoma" w:cs="Tahoma"/>
      <w:sz w:val="16"/>
      <w:szCs w:val="16"/>
      <w:lang w:val="en-US" w:eastAsia="en-US" w:bidi="en-US"/>
    </w:rPr>
  </w:style>
  <w:style w:type="table" w:customStyle="1" w:styleId="LightList1">
    <w:name w:val="Light List1"/>
    <w:basedOn w:val="TableNormal"/>
    <w:uiPriority w:val="61"/>
    <w:rsid w:val="0079682E"/>
    <w:pPr>
      <w:spacing w:after="0" w:line="240" w:lineRule="auto"/>
    </w:pPr>
    <w:rPr>
      <w:rFonts w:ascii="Calibri" w:eastAsia="SimSun" w:hAnsi="Calibri" w:cs="Times New Roman"/>
      <w:lang w:val="en-US" w:eastAsia="en-US"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TableGrid">
    <w:name w:val="Table Grid"/>
    <w:basedOn w:val="TableNormal"/>
    <w:uiPriority w:val="59"/>
    <w:rsid w:val="0079682E"/>
    <w:pPr>
      <w:spacing w:after="0" w:line="240" w:lineRule="auto"/>
    </w:pPr>
    <w:rPr>
      <w:rFonts w:ascii="Calibri" w:eastAsia="SimSun" w:hAnsi="Calibri" w:cs="Times New Roman"/>
      <w:sz w:val="20"/>
      <w:szCs w:val="20"/>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dent">
    <w:name w:val="indent"/>
    <w:basedOn w:val="Normal"/>
    <w:rsid w:val="0079682E"/>
    <w:pPr>
      <w:spacing w:before="100" w:beforeAutospacing="1" w:after="100" w:afterAutospacing="1" w:line="240" w:lineRule="auto"/>
      <w:ind w:left="720" w:hanging="720"/>
    </w:pPr>
    <w:rPr>
      <w:rFonts w:ascii="Times New Roman" w:eastAsia="Times New Roman" w:hAnsi="Times New Roman" w:cs="Times New Roman"/>
      <w:sz w:val="24"/>
      <w:szCs w:val="24"/>
      <w:lang w:val="en-US" w:eastAsia="en-US"/>
    </w:rPr>
  </w:style>
  <w:style w:type="character" w:styleId="FollowedHyperlink">
    <w:name w:val="FollowedHyperlink"/>
    <w:rsid w:val="0079682E"/>
    <w:rPr>
      <w:color w:val="800080"/>
      <w:u w:val="single"/>
    </w:rPr>
  </w:style>
  <w:style w:type="character" w:customStyle="1" w:styleId="apple-style-span">
    <w:name w:val="apple-style-span"/>
    <w:basedOn w:val="DefaultParagraphFont"/>
    <w:rsid w:val="0079682E"/>
  </w:style>
  <w:style w:type="character" w:customStyle="1" w:styleId="apple-converted-space">
    <w:name w:val="apple-converted-space"/>
    <w:basedOn w:val="DefaultParagraphFont"/>
    <w:rsid w:val="0079682E"/>
  </w:style>
  <w:style w:type="paragraph" w:customStyle="1" w:styleId="Default">
    <w:name w:val="Default"/>
    <w:rsid w:val="0079682E"/>
    <w:pPr>
      <w:autoSpaceDE w:val="0"/>
      <w:autoSpaceDN w:val="0"/>
      <w:adjustRightInd w:val="0"/>
      <w:spacing w:after="0" w:line="240" w:lineRule="auto"/>
    </w:pPr>
    <w:rPr>
      <w:rFonts w:ascii="Arial" w:eastAsia="SimSun" w:hAnsi="Arial" w:cs="Arial"/>
      <w:color w:val="000000"/>
      <w:sz w:val="24"/>
      <w:szCs w:val="24"/>
      <w:lang w:val="en-US" w:eastAsia="en-US"/>
    </w:rPr>
  </w:style>
  <w:style w:type="paragraph" w:styleId="ListParagraph">
    <w:name w:val="List Paragraph"/>
    <w:basedOn w:val="Normal"/>
    <w:uiPriority w:val="72"/>
    <w:rsid w:val="0079682E"/>
    <w:pPr>
      <w:spacing w:after="0" w:line="240" w:lineRule="auto"/>
      <w:ind w:left="720"/>
      <w:contextualSpacing/>
    </w:pPr>
    <w:rPr>
      <w:rFonts w:ascii="Calibri" w:eastAsia="SimSun" w:hAnsi="Calibri" w:cs="Times New Roman"/>
      <w:sz w:val="24"/>
      <w:szCs w:val="24"/>
      <w:lang w:val="en-US" w:eastAsia="en-US" w:bidi="en-US"/>
    </w:rPr>
  </w:style>
  <w:style w:type="table" w:customStyle="1" w:styleId="TableGrid1">
    <w:name w:val="Table Grid1"/>
    <w:basedOn w:val="TableNormal"/>
    <w:next w:val="TableGrid"/>
    <w:uiPriority w:val="59"/>
    <w:rsid w:val="00C35BCE"/>
    <w:pPr>
      <w:spacing w:after="0" w:line="240" w:lineRule="auto"/>
    </w:pPr>
    <w:rPr>
      <w:rFonts w:ascii="Calibri" w:eastAsia="SimSun" w:hAnsi="Calibri" w:cs="Times New Roman"/>
      <w:sz w:val="20"/>
      <w:szCs w:val="20"/>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LineNumber">
    <w:name w:val="line number"/>
    <w:basedOn w:val="DefaultParagraphFont"/>
    <w:uiPriority w:val="99"/>
    <w:semiHidden/>
    <w:unhideWhenUsed/>
    <w:rsid w:val="00006B7D"/>
  </w:style>
  <w:style w:type="table" w:customStyle="1" w:styleId="TableGrid2">
    <w:name w:val="Table Grid2"/>
    <w:basedOn w:val="TableNormal"/>
    <w:next w:val="TableGrid"/>
    <w:uiPriority w:val="59"/>
    <w:rsid w:val="00343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C4C58"/>
    <w:rPr>
      <w:color w:val="605E5C"/>
      <w:shd w:val="clear" w:color="auto" w:fill="E1DFDD"/>
    </w:r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C47491"/>
    <w:pPr>
      <w:keepLines/>
      <w:spacing w:after="0" w:line="259" w:lineRule="auto"/>
      <w:outlineLvl w:val="9"/>
    </w:pPr>
    <w:rPr>
      <w:rFonts w:asciiTheme="majorHAnsi" w:eastAsiaTheme="majorEastAsia" w:hAnsiTheme="majorHAnsi" w:cstheme="majorBidi"/>
      <w:b w:val="0"/>
      <w:bCs w:val="0"/>
      <w:color w:val="2F5496" w:themeColor="accent1" w:themeShade="BF"/>
      <w:kern w:val="0"/>
      <w:lang w:bidi="ar-SA"/>
    </w:rPr>
  </w:style>
  <w:style w:type="character" w:styleId="CommentReference">
    <w:name w:val="annotation reference"/>
    <w:basedOn w:val="DefaultParagraphFont"/>
    <w:uiPriority w:val="99"/>
    <w:semiHidden/>
    <w:unhideWhenUsed/>
    <w:rsid w:val="00195305"/>
    <w:rPr>
      <w:sz w:val="16"/>
      <w:szCs w:val="16"/>
    </w:rPr>
  </w:style>
  <w:style w:type="paragraph" w:styleId="CommentText">
    <w:name w:val="annotation text"/>
    <w:basedOn w:val="Normal"/>
    <w:link w:val="CommentTextChar"/>
    <w:uiPriority w:val="99"/>
    <w:unhideWhenUsed/>
    <w:rsid w:val="00195305"/>
    <w:pPr>
      <w:spacing w:line="240" w:lineRule="auto"/>
    </w:pPr>
    <w:rPr>
      <w:sz w:val="20"/>
      <w:szCs w:val="20"/>
    </w:rPr>
  </w:style>
  <w:style w:type="character" w:customStyle="1" w:styleId="CommentTextChar">
    <w:name w:val="Comment Text Char"/>
    <w:basedOn w:val="DefaultParagraphFont"/>
    <w:link w:val="CommentText"/>
    <w:uiPriority w:val="99"/>
    <w:rsid w:val="00195305"/>
    <w:rPr>
      <w:sz w:val="20"/>
      <w:szCs w:val="20"/>
    </w:rPr>
  </w:style>
  <w:style w:type="paragraph" w:styleId="CommentSubject">
    <w:name w:val="annotation subject"/>
    <w:basedOn w:val="CommentText"/>
    <w:next w:val="CommentText"/>
    <w:link w:val="CommentSubjectChar"/>
    <w:uiPriority w:val="99"/>
    <w:semiHidden/>
    <w:unhideWhenUsed/>
    <w:rsid w:val="00195305"/>
    <w:rPr>
      <w:b/>
      <w:bCs/>
    </w:rPr>
  </w:style>
  <w:style w:type="character" w:customStyle="1" w:styleId="CommentSubjectChar">
    <w:name w:val="Comment Subject Char"/>
    <w:basedOn w:val="CommentTextChar"/>
    <w:link w:val="CommentSubject"/>
    <w:uiPriority w:val="99"/>
    <w:semiHidden/>
    <w:rsid w:val="00195305"/>
    <w:rPr>
      <w:b/>
      <w:bCs/>
      <w:sz w:val="20"/>
      <w:szCs w:val="20"/>
    </w:rPr>
  </w:style>
  <w:style w:type="paragraph" w:styleId="Revision">
    <w:name w:val="Revision"/>
    <w:hidden/>
    <w:uiPriority w:val="99"/>
    <w:semiHidden/>
    <w:rsid w:val="002834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57862">
      <w:bodyDiv w:val="1"/>
      <w:marLeft w:val="0"/>
      <w:marRight w:val="0"/>
      <w:marTop w:val="0"/>
      <w:marBottom w:val="0"/>
      <w:divBdr>
        <w:top w:val="none" w:sz="0" w:space="0" w:color="auto"/>
        <w:left w:val="none" w:sz="0" w:space="0" w:color="auto"/>
        <w:bottom w:val="none" w:sz="0" w:space="0" w:color="auto"/>
        <w:right w:val="none" w:sz="0" w:space="0" w:color="auto"/>
      </w:divBdr>
    </w:div>
    <w:div w:id="181356591">
      <w:bodyDiv w:val="1"/>
      <w:marLeft w:val="0"/>
      <w:marRight w:val="0"/>
      <w:marTop w:val="0"/>
      <w:marBottom w:val="0"/>
      <w:divBdr>
        <w:top w:val="none" w:sz="0" w:space="0" w:color="auto"/>
        <w:left w:val="none" w:sz="0" w:space="0" w:color="auto"/>
        <w:bottom w:val="none" w:sz="0" w:space="0" w:color="auto"/>
        <w:right w:val="none" w:sz="0" w:space="0" w:color="auto"/>
      </w:divBdr>
    </w:div>
    <w:div w:id="665940679">
      <w:bodyDiv w:val="1"/>
      <w:marLeft w:val="0"/>
      <w:marRight w:val="0"/>
      <w:marTop w:val="0"/>
      <w:marBottom w:val="0"/>
      <w:divBdr>
        <w:top w:val="none" w:sz="0" w:space="0" w:color="auto"/>
        <w:left w:val="none" w:sz="0" w:space="0" w:color="auto"/>
        <w:bottom w:val="none" w:sz="0" w:space="0" w:color="auto"/>
        <w:right w:val="none" w:sz="0" w:space="0" w:color="auto"/>
      </w:divBdr>
    </w:div>
    <w:div w:id="688722476">
      <w:bodyDiv w:val="1"/>
      <w:marLeft w:val="0"/>
      <w:marRight w:val="0"/>
      <w:marTop w:val="0"/>
      <w:marBottom w:val="0"/>
      <w:divBdr>
        <w:top w:val="none" w:sz="0" w:space="0" w:color="auto"/>
        <w:left w:val="none" w:sz="0" w:space="0" w:color="auto"/>
        <w:bottom w:val="none" w:sz="0" w:space="0" w:color="auto"/>
        <w:right w:val="none" w:sz="0" w:space="0" w:color="auto"/>
      </w:divBdr>
    </w:div>
    <w:div w:id="934628033">
      <w:bodyDiv w:val="1"/>
      <w:marLeft w:val="0"/>
      <w:marRight w:val="0"/>
      <w:marTop w:val="0"/>
      <w:marBottom w:val="0"/>
      <w:divBdr>
        <w:top w:val="none" w:sz="0" w:space="0" w:color="auto"/>
        <w:left w:val="none" w:sz="0" w:space="0" w:color="auto"/>
        <w:bottom w:val="none" w:sz="0" w:space="0" w:color="auto"/>
        <w:right w:val="none" w:sz="0" w:space="0" w:color="auto"/>
      </w:divBdr>
    </w:div>
    <w:div w:id="1036352171">
      <w:bodyDiv w:val="1"/>
      <w:marLeft w:val="0"/>
      <w:marRight w:val="0"/>
      <w:marTop w:val="0"/>
      <w:marBottom w:val="0"/>
      <w:divBdr>
        <w:top w:val="none" w:sz="0" w:space="0" w:color="auto"/>
        <w:left w:val="none" w:sz="0" w:space="0" w:color="auto"/>
        <w:bottom w:val="none" w:sz="0" w:space="0" w:color="auto"/>
        <w:right w:val="none" w:sz="0" w:space="0" w:color="auto"/>
      </w:divBdr>
    </w:div>
    <w:div w:id="1132986951">
      <w:bodyDiv w:val="1"/>
      <w:marLeft w:val="0"/>
      <w:marRight w:val="0"/>
      <w:marTop w:val="0"/>
      <w:marBottom w:val="0"/>
      <w:divBdr>
        <w:top w:val="none" w:sz="0" w:space="0" w:color="auto"/>
        <w:left w:val="none" w:sz="0" w:space="0" w:color="auto"/>
        <w:bottom w:val="none" w:sz="0" w:space="0" w:color="auto"/>
        <w:right w:val="none" w:sz="0" w:space="0" w:color="auto"/>
      </w:divBdr>
    </w:div>
    <w:div w:id="1494494239">
      <w:bodyDiv w:val="1"/>
      <w:marLeft w:val="0"/>
      <w:marRight w:val="0"/>
      <w:marTop w:val="0"/>
      <w:marBottom w:val="0"/>
      <w:divBdr>
        <w:top w:val="none" w:sz="0" w:space="0" w:color="auto"/>
        <w:left w:val="none" w:sz="0" w:space="0" w:color="auto"/>
        <w:bottom w:val="none" w:sz="0" w:space="0" w:color="auto"/>
        <w:right w:val="none" w:sz="0" w:space="0" w:color="auto"/>
      </w:divBdr>
    </w:div>
    <w:div w:id="1720009682">
      <w:bodyDiv w:val="1"/>
      <w:marLeft w:val="0"/>
      <w:marRight w:val="0"/>
      <w:marTop w:val="0"/>
      <w:marBottom w:val="0"/>
      <w:divBdr>
        <w:top w:val="none" w:sz="0" w:space="0" w:color="auto"/>
        <w:left w:val="none" w:sz="0" w:space="0" w:color="auto"/>
        <w:bottom w:val="none" w:sz="0" w:space="0" w:color="auto"/>
        <w:right w:val="none" w:sz="0" w:space="0" w:color="auto"/>
      </w:divBdr>
    </w:div>
    <w:div w:id="1763792868">
      <w:bodyDiv w:val="1"/>
      <w:marLeft w:val="0"/>
      <w:marRight w:val="0"/>
      <w:marTop w:val="0"/>
      <w:marBottom w:val="0"/>
      <w:divBdr>
        <w:top w:val="none" w:sz="0" w:space="0" w:color="auto"/>
        <w:left w:val="none" w:sz="0" w:space="0" w:color="auto"/>
        <w:bottom w:val="none" w:sz="0" w:space="0" w:color="auto"/>
        <w:right w:val="none" w:sz="0" w:space="0" w:color="auto"/>
      </w:divBdr>
    </w:div>
    <w:div w:id="1861165016">
      <w:bodyDiv w:val="1"/>
      <w:marLeft w:val="0"/>
      <w:marRight w:val="0"/>
      <w:marTop w:val="0"/>
      <w:marBottom w:val="0"/>
      <w:divBdr>
        <w:top w:val="none" w:sz="0" w:space="0" w:color="auto"/>
        <w:left w:val="none" w:sz="0" w:space="0" w:color="auto"/>
        <w:bottom w:val="none" w:sz="0" w:space="0" w:color="auto"/>
        <w:right w:val="none" w:sz="0" w:space="0" w:color="auto"/>
      </w:divBdr>
    </w:div>
    <w:div w:id="1970865068">
      <w:bodyDiv w:val="1"/>
      <w:marLeft w:val="0"/>
      <w:marRight w:val="0"/>
      <w:marTop w:val="0"/>
      <w:marBottom w:val="0"/>
      <w:divBdr>
        <w:top w:val="none" w:sz="0" w:space="0" w:color="auto"/>
        <w:left w:val="none" w:sz="0" w:space="0" w:color="auto"/>
        <w:bottom w:val="none" w:sz="0" w:space="0" w:color="auto"/>
        <w:right w:val="none" w:sz="0" w:space="0" w:color="auto"/>
      </w:divBdr>
    </w:div>
    <w:div w:id="202034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84" Type="http://schemas.microsoft.com/office/2020/10/relationships/intelligence" Target="intelligence2.xml"/><Relationship Id="rId16" Type="http://schemas.openxmlformats.org/officeDocument/2006/relationships/header" Target="header4.xml"/><Relationship Id="rId11" Type="http://schemas.openxmlformats.org/officeDocument/2006/relationships/header" Target="header1.xml"/><Relationship Id="rId32" Type="http://schemas.microsoft.com/office/2018/08/relationships/commentsExtensible" Target="commentsExtensible.xm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hyperlink" Target="https://doi.org/https://doi.org/10.1016/j.procs.2024.03.283" TargetMode="External"/><Relationship Id="rId79" Type="http://schemas.openxmlformats.org/officeDocument/2006/relationships/hyperlink" Target="https://doi.org/10.1109/access.2019.2924947" TargetMode="External"/><Relationship Id="rId5" Type="http://schemas.openxmlformats.org/officeDocument/2006/relationships/numbering" Target="numbering.xml"/><Relationship Id="rId61" Type="http://schemas.openxmlformats.org/officeDocument/2006/relationships/image" Target="media/image38.png"/><Relationship Id="rId82" Type="http://schemas.microsoft.com/office/2011/relationships/people" Target="people.xml"/><Relationship Id="rId1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microsoft.com/office/2011/relationships/commentsExtended" Target="commentsExtended.xml"/><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eader" Target="header9.xml"/><Relationship Id="rId8" Type="http://schemas.openxmlformats.org/officeDocument/2006/relationships/webSettings" Target="webSettings.xml"/><Relationship Id="rId51" Type="http://schemas.openxmlformats.org/officeDocument/2006/relationships/header" Target="header6.xml"/><Relationship Id="rId72" Type="http://schemas.openxmlformats.org/officeDocument/2006/relationships/hyperlink" Target="https://doi.org/10.1109/tits.2015.2482461" TargetMode="External"/><Relationship Id="rId80" Type="http://schemas.openxmlformats.org/officeDocument/2006/relationships/header" Target="header10.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eader" Target="header7.xml"/><Relationship Id="rId75" Type="http://schemas.openxmlformats.org/officeDocument/2006/relationships/hyperlink" Target="https://doi.org/10.1186/s40537-021-00444-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endnotes" Target="endnotes.xml"/><Relationship Id="rId31" Type="http://schemas.microsoft.com/office/2016/09/relationships/commentsIds" Target="commentsIds.xm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s://doi.org/10.1109/41.649946" TargetMode="External"/><Relationship Id="rId78" Type="http://schemas.openxmlformats.org/officeDocument/2006/relationships/footer" Target="footer4.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1.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hyperlink" Target="https://dx.doi.org/10.14569/IJACSA.2023.0140764" TargetMode="External"/><Relationship Id="rId7" Type="http://schemas.openxmlformats.org/officeDocument/2006/relationships/settings" Target="settings.xml"/><Relationship Id="rId71" Type="http://schemas.openxmlformats.org/officeDocument/2006/relationships/header" Target="header8.xml"/><Relationship Id="rId2" Type="http://schemas.openxmlformats.org/officeDocument/2006/relationships/customXml" Target="../customXml/item2.xml"/><Relationship Id="rId29" Type="http://schemas.openxmlformats.org/officeDocument/2006/relationships/comments" Target="comments.xml"/><Relationship Id="rId24" Type="http://schemas.openxmlformats.org/officeDocument/2006/relationships/image" Target="media/image7.png"/><Relationship Id="rId40" Type="http://schemas.openxmlformats.org/officeDocument/2006/relationships/header" Target="header5.xml"/><Relationship Id="rId45" Type="http://schemas.openxmlformats.org/officeDocument/2006/relationships/image" Target="media/image23.png"/><Relationship Id="rId66"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1eac0d3-5a67-487e-922c-c68882a1627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30D0C65A88CA2458F5C0BE25557D822" ma:contentTypeVersion="17" ma:contentTypeDescription="Create a new document." ma:contentTypeScope="" ma:versionID="986c84590f67c0b4a4eb69f5255d52ab">
  <xsd:schema xmlns:xsd="http://www.w3.org/2001/XMLSchema" xmlns:xs="http://www.w3.org/2001/XMLSchema" xmlns:p="http://schemas.microsoft.com/office/2006/metadata/properties" xmlns:ns3="51eac0d3-5a67-487e-922c-c68882a16275" xmlns:ns4="6b5edc75-e080-40b8-b50c-a6406f789df0" targetNamespace="http://schemas.microsoft.com/office/2006/metadata/properties" ma:root="true" ma:fieldsID="c5414914eaf224cd58ef8b17980a8e57" ns3:_="" ns4:_="">
    <xsd:import namespace="51eac0d3-5a67-487e-922c-c68882a16275"/>
    <xsd:import namespace="6b5edc75-e080-40b8-b50c-a6406f789df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LengthInSeconds" minOccurs="0"/>
                <xsd:element ref="ns3:MediaServiceDateTaken"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eac0d3-5a67-487e-922c-c68882a162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OCR" ma:index="24"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5edc75-e080-40b8-b50c-a6406f789df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53DB7-2E47-44E7-A6F7-D31B1AE6B84C}">
  <ds:schemaRefs>
    <ds:schemaRef ds:uri="http://schemas.microsoft.com/sharepoint/v3/contenttype/forms"/>
  </ds:schemaRefs>
</ds:datastoreItem>
</file>

<file path=customXml/itemProps2.xml><?xml version="1.0" encoding="utf-8"?>
<ds:datastoreItem xmlns:ds="http://schemas.openxmlformats.org/officeDocument/2006/customXml" ds:itemID="{3B0A7272-DDEA-410D-B886-392F28E0A773}">
  <ds:schemaRefs>
    <ds:schemaRef ds:uri="http://schemas.microsoft.com/office/2006/metadata/properties"/>
    <ds:schemaRef ds:uri="http://schemas.microsoft.com/office/infopath/2007/PartnerControls"/>
    <ds:schemaRef ds:uri="51eac0d3-5a67-487e-922c-c68882a16275"/>
  </ds:schemaRefs>
</ds:datastoreItem>
</file>

<file path=customXml/itemProps3.xml><?xml version="1.0" encoding="utf-8"?>
<ds:datastoreItem xmlns:ds="http://schemas.openxmlformats.org/officeDocument/2006/customXml" ds:itemID="{168244C9-31B5-4893-8E5C-746EC1EDD7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eac0d3-5a67-487e-922c-c68882a16275"/>
    <ds:schemaRef ds:uri="6b5edc75-e080-40b8-b50c-a6406f789d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19C695-57D7-4F57-9332-8C3CA5A61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57</Pages>
  <Words>10539</Words>
  <Characters>60078</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Sayed Ahmad Zikri Bin Sayed Aluwee</dc:creator>
  <cp:keywords/>
  <dc:description/>
  <cp:lastModifiedBy>LEM WAI PING</cp:lastModifiedBy>
  <cp:revision>3</cp:revision>
  <dcterms:created xsi:type="dcterms:W3CDTF">2024-09-13T08:08:00Z</dcterms:created>
  <dcterms:modified xsi:type="dcterms:W3CDTF">2024-09-13T08:34:00Z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0x010100830D0C65A88CA2458F5C0BE25557D822</vt:lpwstr>
  </property>
</Properties>
</file>